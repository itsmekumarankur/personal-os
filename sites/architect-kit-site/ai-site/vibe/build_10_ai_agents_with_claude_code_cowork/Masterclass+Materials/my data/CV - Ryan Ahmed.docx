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5D0AB" w14:textId="226A567C" w:rsidR="00695AA0" w:rsidRPr="00695AA0" w:rsidRDefault="00695AA0" w:rsidP="00C84BF8">
      <w:pPr>
        <w:keepNext/>
        <w:keepLines/>
        <w:pBdr>
          <w:top w:val="nil"/>
          <w:left w:val="nil"/>
          <w:bottom w:val="nil"/>
          <w:right w:val="nil"/>
          <w:between w:val="nil"/>
        </w:pBdr>
        <w:spacing w:after="0" w:line="240" w:lineRule="auto"/>
        <w:jc w:val="center"/>
        <w:rPr>
          <w:rFonts w:ascii="Times New Roman" w:eastAsia="Arial" w:hAnsi="Times New Roman" w:cs="Times New Roman"/>
          <w:bCs/>
          <w:sz w:val="20"/>
          <w:szCs w:val="20"/>
        </w:rPr>
      </w:pPr>
      <w:r w:rsidRPr="00695AA0">
        <w:rPr>
          <w:rFonts w:ascii="Times New Roman" w:eastAsia="Arial" w:hAnsi="Times New Roman" w:cs="Times New Roman"/>
          <w:bCs/>
          <w:sz w:val="20"/>
          <w:szCs w:val="20"/>
        </w:rPr>
        <w:t>Updated 202</w:t>
      </w:r>
      <w:r w:rsidR="00961F1A">
        <w:rPr>
          <w:rFonts w:ascii="Times New Roman" w:eastAsia="Arial" w:hAnsi="Times New Roman" w:cs="Times New Roman"/>
          <w:bCs/>
          <w:sz w:val="20"/>
          <w:szCs w:val="20"/>
        </w:rPr>
        <w:t>6</w:t>
      </w:r>
      <w:r w:rsidRPr="00695AA0">
        <w:rPr>
          <w:rFonts w:ascii="Times New Roman" w:eastAsia="Arial" w:hAnsi="Times New Roman" w:cs="Times New Roman"/>
          <w:bCs/>
          <w:sz w:val="20"/>
          <w:szCs w:val="20"/>
        </w:rPr>
        <w:t xml:space="preserve"> </w:t>
      </w:r>
      <w:r w:rsidR="009432DF">
        <w:rPr>
          <w:rFonts w:ascii="Times New Roman" w:eastAsia="Arial" w:hAnsi="Times New Roman" w:cs="Times New Roman"/>
          <w:bCs/>
          <w:sz w:val="20"/>
          <w:szCs w:val="20"/>
        </w:rPr>
        <w:t>J</w:t>
      </w:r>
      <w:r w:rsidR="00961F1A">
        <w:rPr>
          <w:rFonts w:ascii="Times New Roman" w:eastAsia="Arial" w:hAnsi="Times New Roman" w:cs="Times New Roman"/>
          <w:bCs/>
          <w:sz w:val="20"/>
          <w:szCs w:val="20"/>
        </w:rPr>
        <w:t>an</w:t>
      </w:r>
      <w:r w:rsidRPr="00695AA0">
        <w:rPr>
          <w:rFonts w:ascii="Times New Roman" w:eastAsia="Arial" w:hAnsi="Times New Roman" w:cs="Times New Roman"/>
          <w:bCs/>
          <w:sz w:val="20"/>
          <w:szCs w:val="20"/>
        </w:rPr>
        <w:t xml:space="preserve"> </w:t>
      </w:r>
      <w:r w:rsidR="00D607C4">
        <w:rPr>
          <w:rFonts w:ascii="Times New Roman" w:eastAsia="Arial" w:hAnsi="Times New Roman" w:cs="Times New Roman"/>
          <w:bCs/>
          <w:sz w:val="20"/>
          <w:szCs w:val="20"/>
        </w:rPr>
        <w:t>27</w:t>
      </w:r>
    </w:p>
    <w:p w14:paraId="26DCE999" w14:textId="77777777" w:rsidR="00695AA0" w:rsidRPr="00695AA0" w:rsidRDefault="00695AA0" w:rsidP="00C84BF8">
      <w:pPr>
        <w:keepNext/>
        <w:keepLines/>
        <w:pBdr>
          <w:top w:val="nil"/>
          <w:left w:val="nil"/>
          <w:bottom w:val="nil"/>
          <w:right w:val="nil"/>
          <w:between w:val="nil"/>
        </w:pBdr>
        <w:spacing w:after="0" w:line="240" w:lineRule="auto"/>
        <w:jc w:val="center"/>
        <w:rPr>
          <w:rFonts w:ascii="Times New Roman" w:eastAsia="Arial" w:hAnsi="Times New Roman" w:cs="Times New Roman"/>
          <w:b/>
          <w:sz w:val="20"/>
          <w:szCs w:val="20"/>
        </w:rPr>
      </w:pPr>
    </w:p>
    <w:p w14:paraId="2B88A3C5" w14:textId="7FB3E4AC" w:rsidR="00390022" w:rsidRDefault="001B5D66" w:rsidP="00C84BF8">
      <w:pPr>
        <w:keepNext/>
        <w:keepLines/>
        <w:pBdr>
          <w:top w:val="nil"/>
          <w:left w:val="nil"/>
          <w:bottom w:val="nil"/>
          <w:right w:val="nil"/>
          <w:between w:val="nil"/>
        </w:pBdr>
        <w:spacing w:after="0" w:line="240" w:lineRule="auto"/>
        <w:jc w:val="center"/>
        <w:rPr>
          <w:rFonts w:ascii="Arial" w:eastAsia="Arial" w:hAnsi="Arial" w:cs="Arial"/>
          <w:b/>
          <w:color w:val="000000"/>
          <w:sz w:val="24"/>
          <w:szCs w:val="24"/>
        </w:rPr>
      </w:pPr>
      <w:r w:rsidRPr="00B7544D">
        <w:rPr>
          <w:rFonts w:ascii="Arial" w:eastAsia="Arial" w:hAnsi="Arial" w:cs="Arial"/>
          <w:b/>
          <w:sz w:val="30"/>
          <w:szCs w:val="30"/>
          <w:u w:val="single"/>
        </w:rPr>
        <w:t>RYAN</w:t>
      </w:r>
      <w:r>
        <w:rPr>
          <w:rFonts w:ascii="Arial" w:eastAsia="Arial" w:hAnsi="Arial" w:cs="Arial"/>
          <w:b/>
          <w:sz w:val="30"/>
          <w:szCs w:val="30"/>
        </w:rPr>
        <w:t xml:space="preserve"> AHMED</w:t>
      </w:r>
    </w:p>
    <w:p w14:paraId="6E373117" w14:textId="77777777" w:rsidR="00390022" w:rsidRDefault="00390022" w:rsidP="00C84BF8">
      <w:pPr>
        <w:keepNext/>
        <w:keepLines/>
        <w:pBdr>
          <w:top w:val="nil"/>
          <w:left w:val="nil"/>
          <w:bottom w:val="nil"/>
          <w:right w:val="nil"/>
          <w:between w:val="nil"/>
        </w:pBdr>
        <w:spacing w:after="0" w:line="240" w:lineRule="auto"/>
        <w:jc w:val="center"/>
        <w:rPr>
          <w:rFonts w:ascii="Arial" w:eastAsia="Arial" w:hAnsi="Arial" w:cs="Arial"/>
          <w:b/>
          <w:sz w:val="20"/>
          <w:szCs w:val="20"/>
          <w:u w:val="single"/>
        </w:rPr>
      </w:pPr>
    </w:p>
    <w:p w14:paraId="42282EF4" w14:textId="77777777" w:rsidR="00390022" w:rsidRPr="0075613C" w:rsidRDefault="00390022" w:rsidP="00C84BF8">
      <w:pPr>
        <w:keepNext/>
        <w:keepLines/>
        <w:pBdr>
          <w:top w:val="nil"/>
          <w:left w:val="nil"/>
          <w:bottom w:val="nil"/>
          <w:right w:val="nil"/>
          <w:between w:val="nil"/>
        </w:pBdr>
        <w:tabs>
          <w:tab w:val="left" w:pos="2880"/>
        </w:tabs>
        <w:spacing w:after="0" w:line="240" w:lineRule="auto"/>
        <w:rPr>
          <w:rFonts w:ascii="Arial" w:eastAsia="Arial" w:hAnsi="Arial" w:cs="Arial"/>
          <w:color w:val="FF0000"/>
          <w:sz w:val="20"/>
          <w:szCs w:val="20"/>
          <w:lang w:val="en-CA"/>
        </w:rPr>
      </w:pPr>
    </w:p>
    <w:p w14:paraId="1A9E2EB8" w14:textId="77777777" w:rsidR="00390022" w:rsidRPr="0075613C" w:rsidRDefault="00390022" w:rsidP="00C84BF8">
      <w:pPr>
        <w:keepNext/>
        <w:keepLines/>
        <w:pBdr>
          <w:top w:val="nil"/>
          <w:left w:val="nil"/>
          <w:bottom w:val="nil"/>
          <w:right w:val="nil"/>
          <w:between w:val="nil"/>
        </w:pBdr>
        <w:spacing w:after="0" w:line="240" w:lineRule="auto"/>
        <w:rPr>
          <w:rFonts w:ascii="Arial" w:eastAsia="Arial" w:hAnsi="Arial" w:cs="Arial"/>
          <w:b/>
          <w:sz w:val="20"/>
          <w:szCs w:val="20"/>
          <w:highlight w:val="yellow"/>
          <w:lang w:val="en-CA"/>
        </w:rPr>
      </w:pPr>
    </w:p>
    <w:p w14:paraId="417307C9" w14:textId="77777777" w:rsidR="00390022" w:rsidRDefault="001B5D66" w:rsidP="00C84BF8">
      <w:pPr>
        <w:keepNext/>
        <w:keepLines/>
        <w:pBdr>
          <w:top w:val="nil"/>
          <w:left w:val="nil"/>
          <w:bottom w:val="nil"/>
          <w:right w:val="nil"/>
          <w:between w:val="nil"/>
        </w:pBdr>
        <w:spacing w:after="0" w:line="240" w:lineRule="auto"/>
        <w:rPr>
          <w:rFonts w:ascii="Arial" w:eastAsia="Arial" w:hAnsi="Arial" w:cs="Arial"/>
          <w:b/>
          <w:color w:val="000000"/>
          <w:sz w:val="24"/>
          <w:szCs w:val="24"/>
        </w:rPr>
      </w:pPr>
      <w:r w:rsidRPr="004C5BCA">
        <w:rPr>
          <w:rFonts w:ascii="Arial" w:eastAsia="Arial" w:hAnsi="Arial" w:cs="Arial"/>
          <w:b/>
          <w:color w:val="000000"/>
          <w:sz w:val="24"/>
          <w:szCs w:val="24"/>
        </w:rPr>
        <w:t>EDUCATIONAL BACKGROUND</w:t>
      </w:r>
      <w:r>
        <w:rPr>
          <w:rFonts w:ascii="Arial" w:eastAsia="Arial" w:hAnsi="Arial" w:cs="Arial"/>
          <w:b/>
          <w:color w:val="000000"/>
          <w:sz w:val="24"/>
          <w:szCs w:val="24"/>
        </w:rPr>
        <w:t xml:space="preserve"> </w:t>
      </w:r>
    </w:p>
    <w:p w14:paraId="60A87C87" w14:textId="77777777" w:rsidR="00390022" w:rsidRDefault="00390022" w:rsidP="00C84BF8">
      <w:pPr>
        <w:keepNext/>
        <w:keepLines/>
        <w:pBdr>
          <w:top w:val="nil"/>
          <w:left w:val="nil"/>
          <w:bottom w:val="nil"/>
          <w:right w:val="nil"/>
          <w:between w:val="nil"/>
        </w:pBdr>
        <w:spacing w:after="0" w:line="240" w:lineRule="auto"/>
        <w:rPr>
          <w:rFonts w:ascii="Arial" w:eastAsia="Arial" w:hAnsi="Arial" w:cs="Arial"/>
          <w:color w:val="FF0000"/>
          <w:sz w:val="20"/>
          <w:szCs w:val="20"/>
        </w:rPr>
      </w:pPr>
    </w:p>
    <w:p w14:paraId="3ABE2860" w14:textId="77777777" w:rsidR="00390022" w:rsidRDefault="001B5D66" w:rsidP="00C84BF8">
      <w:pPr>
        <w:keepNext/>
        <w:keepLines/>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b/>
          <w:color w:val="000000"/>
          <w:sz w:val="20"/>
          <w:szCs w:val="20"/>
        </w:rPr>
        <w:t xml:space="preserve">Degrees and Diplomas </w:t>
      </w:r>
      <w:r>
        <w:rPr>
          <w:rFonts w:ascii="Arial" w:eastAsia="Arial" w:hAnsi="Arial" w:cs="Arial"/>
          <w:color w:val="000000"/>
          <w:sz w:val="20"/>
          <w:szCs w:val="20"/>
        </w:rPr>
        <w:br/>
      </w:r>
    </w:p>
    <w:p w14:paraId="553E34C0" w14:textId="44F722BA" w:rsidR="007E19D5" w:rsidRDefault="001B5D66" w:rsidP="00C84BF8">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2018</w:t>
      </w:r>
      <w:r>
        <w:rPr>
          <w:rFonts w:ascii="Times New Roman" w:eastAsia="Times New Roman" w:hAnsi="Times New Roman" w:cs="Times New Roman"/>
          <w:color w:val="000000"/>
          <w:sz w:val="20"/>
          <w:szCs w:val="20"/>
        </w:rPr>
        <w:tab/>
      </w:r>
      <w:r>
        <w:rPr>
          <w:rFonts w:ascii="Times New Roman" w:eastAsia="Times New Roman" w:hAnsi="Times New Roman" w:cs="Times New Roman"/>
          <w:sz w:val="20"/>
          <w:szCs w:val="20"/>
        </w:rPr>
        <w:t>Master</w:t>
      </w:r>
      <w:r w:rsidR="007E19D5">
        <w:rPr>
          <w:rFonts w:ascii="Times New Roman" w:eastAsia="Times New Roman" w:hAnsi="Times New Roman" w:cs="Times New Roman"/>
          <w:sz w:val="20"/>
          <w:szCs w:val="20"/>
        </w:rPr>
        <w:t>s</w:t>
      </w:r>
      <w:r>
        <w:rPr>
          <w:rFonts w:ascii="Times New Roman" w:eastAsia="Times New Roman" w:hAnsi="Times New Roman" w:cs="Times New Roman"/>
          <w:sz w:val="20"/>
          <w:szCs w:val="20"/>
        </w:rPr>
        <w:t xml:space="preserve"> </w:t>
      </w:r>
      <w:r w:rsidR="00AE631C">
        <w:rPr>
          <w:rFonts w:ascii="Times New Roman" w:eastAsia="Times New Roman" w:hAnsi="Times New Roman" w:cs="Times New Roman"/>
          <w:sz w:val="20"/>
          <w:szCs w:val="20"/>
        </w:rPr>
        <w:t xml:space="preserve">in </w:t>
      </w:r>
      <w:r>
        <w:rPr>
          <w:rFonts w:ascii="Times New Roman" w:eastAsia="Times New Roman" w:hAnsi="Times New Roman" w:cs="Times New Roman"/>
          <w:sz w:val="20"/>
          <w:szCs w:val="20"/>
        </w:rPr>
        <w:t xml:space="preserve">Business </w:t>
      </w:r>
      <w:r w:rsidR="00E44D6C">
        <w:rPr>
          <w:rFonts w:ascii="Times New Roman" w:eastAsia="Times New Roman" w:hAnsi="Times New Roman" w:cs="Times New Roman"/>
          <w:sz w:val="20"/>
          <w:szCs w:val="20"/>
        </w:rPr>
        <w:t>Administration</w:t>
      </w:r>
      <w:r w:rsidR="007E19D5">
        <w:rPr>
          <w:rFonts w:ascii="Times New Roman" w:eastAsia="Times New Roman" w:hAnsi="Times New Roman" w:cs="Times New Roman"/>
          <w:sz w:val="20"/>
          <w:szCs w:val="20"/>
        </w:rPr>
        <w:t xml:space="preserve"> (MBA)</w:t>
      </w:r>
      <w:r>
        <w:rPr>
          <w:rFonts w:ascii="Times New Roman" w:eastAsia="Times New Roman" w:hAnsi="Times New Roman" w:cs="Times New Roman"/>
          <w:sz w:val="20"/>
          <w:szCs w:val="20"/>
        </w:rPr>
        <w:t xml:space="preserve">, </w:t>
      </w:r>
      <w:r w:rsidR="00AE631C">
        <w:rPr>
          <w:rFonts w:ascii="Times New Roman" w:eastAsia="Times New Roman" w:hAnsi="Times New Roman" w:cs="Times New Roman"/>
          <w:sz w:val="20"/>
          <w:szCs w:val="20"/>
        </w:rPr>
        <w:t xml:space="preserve">DeGroote School of Business, </w:t>
      </w:r>
      <w:r>
        <w:rPr>
          <w:rFonts w:ascii="Times New Roman" w:eastAsia="Times New Roman" w:hAnsi="Times New Roman" w:cs="Times New Roman"/>
          <w:sz w:val="20"/>
          <w:szCs w:val="20"/>
        </w:rPr>
        <w:t>McMaster University</w:t>
      </w:r>
    </w:p>
    <w:p w14:paraId="6C934D44" w14:textId="159EA6D6" w:rsidR="007E19D5" w:rsidRDefault="007E19D5" w:rsidP="00C84BF8">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Burlington, Ontario, Canada</w:t>
      </w:r>
    </w:p>
    <w:p w14:paraId="59829562" w14:textId="77777777" w:rsidR="00390022" w:rsidRDefault="00390022" w:rsidP="00C84BF8">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rPr>
      </w:pPr>
    </w:p>
    <w:p w14:paraId="01A9C44C" w14:textId="0947E9C7" w:rsidR="00390022" w:rsidRDefault="001B5D66" w:rsidP="00C84BF8">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2014</w:t>
      </w:r>
      <w:r>
        <w:rPr>
          <w:rFonts w:ascii="Times New Roman" w:eastAsia="Times New Roman" w:hAnsi="Times New Roman" w:cs="Times New Roman"/>
          <w:sz w:val="20"/>
          <w:szCs w:val="20"/>
        </w:rPr>
        <w:tab/>
        <w:t>Doctorate</w:t>
      </w:r>
      <w:r w:rsidR="007E19D5">
        <w:rPr>
          <w:rFonts w:ascii="Times New Roman" w:eastAsia="Times New Roman" w:hAnsi="Times New Roman" w:cs="Times New Roman"/>
          <w:sz w:val="20"/>
          <w:szCs w:val="20"/>
        </w:rPr>
        <w:t xml:space="preserve"> (Ph.D.)</w:t>
      </w:r>
      <w:r>
        <w:rPr>
          <w:rFonts w:ascii="Times New Roman" w:eastAsia="Times New Roman" w:hAnsi="Times New Roman" w:cs="Times New Roman"/>
          <w:sz w:val="20"/>
          <w:szCs w:val="20"/>
        </w:rPr>
        <w:t xml:space="preserve">, Mechanical Engineering, McMaster University </w:t>
      </w:r>
    </w:p>
    <w:p w14:paraId="15B4C600" w14:textId="67A494D0" w:rsidR="007E19D5" w:rsidRDefault="007E19D5" w:rsidP="00C84BF8">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Hamilton, Ontario, Canada</w:t>
      </w:r>
    </w:p>
    <w:p w14:paraId="4E246703" w14:textId="06DD77AC" w:rsidR="007E19D5" w:rsidRDefault="001B5D66" w:rsidP="00C84BF8">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br/>
        <w:t>2011</w:t>
      </w:r>
      <w:r>
        <w:rPr>
          <w:rFonts w:ascii="Times New Roman" w:eastAsia="Times New Roman" w:hAnsi="Times New Roman" w:cs="Times New Roman"/>
          <w:color w:val="000000"/>
          <w:sz w:val="20"/>
          <w:szCs w:val="20"/>
        </w:rPr>
        <w:tab/>
      </w:r>
      <w:r w:rsidR="007E19D5">
        <w:rPr>
          <w:rFonts w:ascii="Times New Roman" w:eastAsia="Times New Roman" w:hAnsi="Times New Roman" w:cs="Times New Roman"/>
          <w:color w:val="000000"/>
          <w:sz w:val="20"/>
          <w:szCs w:val="20"/>
        </w:rPr>
        <w:t>Masters</w:t>
      </w:r>
      <w:r>
        <w:rPr>
          <w:rFonts w:ascii="Times New Roman" w:eastAsia="Times New Roman" w:hAnsi="Times New Roman" w:cs="Times New Roman"/>
          <w:color w:val="000000"/>
          <w:sz w:val="20"/>
          <w:szCs w:val="20"/>
        </w:rPr>
        <w:t xml:space="preserve"> </w:t>
      </w:r>
      <w:r w:rsidR="00296D6D">
        <w:rPr>
          <w:rFonts w:ascii="Times New Roman" w:eastAsia="Times New Roman" w:hAnsi="Times New Roman" w:cs="Times New Roman"/>
          <w:color w:val="000000"/>
          <w:sz w:val="20"/>
          <w:szCs w:val="20"/>
        </w:rPr>
        <w:t>of Applied Science (M.A.Sc.)</w:t>
      </w:r>
      <w:r>
        <w:rPr>
          <w:rFonts w:ascii="Times New Roman" w:eastAsia="Times New Roman" w:hAnsi="Times New Roman" w:cs="Times New Roman"/>
          <w:color w:val="000000"/>
          <w:sz w:val="20"/>
          <w:szCs w:val="20"/>
        </w:rPr>
        <w:t>, Mechanical Engineering, McMaster University</w:t>
      </w:r>
    </w:p>
    <w:p w14:paraId="4516FF61" w14:textId="64E63874" w:rsidR="007E19D5" w:rsidRDefault="007E19D5" w:rsidP="00C84BF8">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t>Hamilton, Ontario, Canada</w:t>
      </w:r>
    </w:p>
    <w:p w14:paraId="4E85F678" w14:textId="7B09E159" w:rsidR="00390022" w:rsidRPr="007E19D5" w:rsidRDefault="001B5D66" w:rsidP="00C84BF8">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ab/>
      </w:r>
    </w:p>
    <w:p w14:paraId="044D2F9E" w14:textId="77777777" w:rsidR="00390022" w:rsidRDefault="001B5D66" w:rsidP="00C84BF8">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2007</w:t>
      </w:r>
      <w:r>
        <w:rPr>
          <w:rFonts w:ascii="Times New Roman" w:eastAsia="Times New Roman" w:hAnsi="Times New Roman" w:cs="Times New Roman"/>
          <w:sz w:val="20"/>
          <w:szCs w:val="20"/>
        </w:rPr>
        <w:tab/>
        <w:t>Bachelor's, Mechanical Engineering, Ain Shams University</w:t>
      </w:r>
    </w:p>
    <w:p w14:paraId="4834C99A" w14:textId="746D6FDE" w:rsidR="00390022" w:rsidRPr="00BC5692" w:rsidRDefault="001B5D66" w:rsidP="00C84BF8">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lang w:val="fr-FR"/>
        </w:rPr>
      </w:pPr>
      <w:r>
        <w:rPr>
          <w:rFonts w:ascii="Times New Roman" w:eastAsia="Times New Roman" w:hAnsi="Times New Roman" w:cs="Times New Roman"/>
          <w:sz w:val="20"/>
          <w:szCs w:val="20"/>
        </w:rPr>
        <w:tab/>
      </w:r>
      <w:r w:rsidR="007E19D5" w:rsidRPr="00BC5692">
        <w:rPr>
          <w:rFonts w:ascii="Times New Roman" w:eastAsia="Times New Roman" w:hAnsi="Times New Roman" w:cs="Times New Roman"/>
          <w:sz w:val="20"/>
          <w:szCs w:val="20"/>
          <w:lang w:val="fr-FR"/>
        </w:rPr>
        <w:t>Cairo, Egypt</w:t>
      </w:r>
    </w:p>
    <w:p w14:paraId="2C26FA6E" w14:textId="77777777" w:rsidR="00390022" w:rsidRPr="00695AA0" w:rsidRDefault="001B5D66">
      <w:pPr>
        <w:widowControl w:val="0"/>
        <w:spacing w:after="0" w:line="240" w:lineRule="auto"/>
        <w:rPr>
          <w:rFonts w:ascii="Times New Roman" w:eastAsia="Times New Roman" w:hAnsi="Times New Roman" w:cs="Times New Roman"/>
          <w:sz w:val="20"/>
          <w:szCs w:val="20"/>
          <w:lang w:val="fr-FR"/>
        </w:rPr>
      </w:pPr>
      <w:r w:rsidRPr="00BC5692">
        <w:rPr>
          <w:rFonts w:ascii="Times New Roman" w:eastAsia="Times New Roman" w:hAnsi="Times New Roman" w:cs="Times New Roman"/>
          <w:sz w:val="24"/>
          <w:szCs w:val="24"/>
          <w:lang w:val="fr-FR"/>
        </w:rPr>
        <w:tab/>
      </w:r>
      <w:r w:rsidRPr="00BC5692">
        <w:rPr>
          <w:rFonts w:ascii="Times New Roman" w:eastAsia="Times New Roman" w:hAnsi="Times New Roman" w:cs="Times New Roman"/>
          <w:sz w:val="24"/>
          <w:szCs w:val="24"/>
          <w:lang w:val="fr-FR"/>
        </w:rPr>
        <w:tab/>
      </w:r>
    </w:p>
    <w:p w14:paraId="6E620D7F" w14:textId="77777777" w:rsidR="00390022" w:rsidRPr="00BC5692" w:rsidRDefault="001B5D66">
      <w:pPr>
        <w:keepNext/>
        <w:keepLines/>
        <w:pBdr>
          <w:top w:val="nil"/>
          <w:left w:val="nil"/>
          <w:bottom w:val="nil"/>
          <w:right w:val="nil"/>
          <w:between w:val="nil"/>
        </w:pBdr>
        <w:spacing w:after="0" w:line="240" w:lineRule="auto"/>
        <w:rPr>
          <w:rFonts w:ascii="Arial" w:eastAsia="Arial" w:hAnsi="Arial" w:cs="Arial"/>
          <w:color w:val="000000"/>
          <w:sz w:val="20"/>
          <w:szCs w:val="20"/>
          <w:lang w:val="fr-FR"/>
        </w:rPr>
      </w:pPr>
      <w:r w:rsidRPr="00BC5692">
        <w:rPr>
          <w:rFonts w:ascii="Arial" w:eastAsia="Arial" w:hAnsi="Arial" w:cs="Arial"/>
          <w:b/>
          <w:color w:val="000000"/>
          <w:sz w:val="20"/>
          <w:szCs w:val="20"/>
          <w:lang w:val="fr-FR"/>
        </w:rPr>
        <w:t xml:space="preserve">Qualifications, Licensures and Certifications </w:t>
      </w:r>
      <w:r w:rsidRPr="00BC5692">
        <w:rPr>
          <w:rFonts w:ascii="Arial" w:eastAsia="Arial" w:hAnsi="Arial" w:cs="Arial"/>
          <w:color w:val="000000"/>
          <w:sz w:val="20"/>
          <w:szCs w:val="20"/>
          <w:lang w:val="fr-FR"/>
        </w:rPr>
        <w:br/>
      </w:r>
    </w:p>
    <w:p w14:paraId="65A49D86" w14:textId="61939941" w:rsidR="002657F8" w:rsidRDefault="002657F8">
      <w:pPr>
        <w:keepNext/>
        <w:keepLines/>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2021</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Certified Scaled Agile Framework (SAFe) Program Consultant (SPC), </w:t>
      </w:r>
      <w:r w:rsidRPr="002657F8">
        <w:rPr>
          <w:rFonts w:ascii="Times New Roman" w:eastAsia="Times New Roman" w:hAnsi="Times New Roman" w:cs="Times New Roman"/>
          <w:sz w:val="20"/>
          <w:szCs w:val="20"/>
          <w:lang w:val="en-CA"/>
        </w:rPr>
        <w:t>Scaled Agile Inc.</w:t>
      </w:r>
    </w:p>
    <w:p w14:paraId="3340C652" w14:textId="541281A2" w:rsidR="002657F8" w:rsidRPr="002657F8" w:rsidRDefault="002657F8">
      <w:pPr>
        <w:keepNext/>
        <w:keepLines/>
        <w:pBdr>
          <w:top w:val="nil"/>
          <w:left w:val="nil"/>
          <w:bottom w:val="nil"/>
          <w:right w:val="nil"/>
          <w:between w:val="nil"/>
        </w:pBdr>
        <w:spacing w:after="0" w:line="240" w:lineRule="auto"/>
        <w:rPr>
          <w:rFonts w:ascii="Times New Roman" w:eastAsia="Times New Roman" w:hAnsi="Times New Roman" w:cs="Times New Roman"/>
          <w:sz w:val="20"/>
          <w:szCs w:val="20"/>
          <w:lang w:val="en-CA"/>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lang w:val="en-CA"/>
        </w:rPr>
        <w:t xml:space="preserve">Warren, </w:t>
      </w:r>
      <w:r w:rsidRPr="002657F8">
        <w:rPr>
          <w:rFonts w:ascii="Times New Roman" w:eastAsia="Times New Roman" w:hAnsi="Times New Roman" w:cs="Times New Roman"/>
          <w:sz w:val="20"/>
          <w:szCs w:val="20"/>
          <w:lang w:val="en-CA"/>
        </w:rPr>
        <w:t>Michigan, United S</w:t>
      </w:r>
      <w:r>
        <w:rPr>
          <w:rFonts w:ascii="Times New Roman" w:eastAsia="Times New Roman" w:hAnsi="Times New Roman" w:cs="Times New Roman"/>
          <w:sz w:val="20"/>
          <w:szCs w:val="20"/>
          <w:lang w:val="en-CA"/>
        </w:rPr>
        <w:t>tates of America</w:t>
      </w:r>
    </w:p>
    <w:p w14:paraId="74D90951" w14:textId="77777777" w:rsidR="002657F8" w:rsidRPr="002657F8" w:rsidRDefault="002657F8">
      <w:pPr>
        <w:keepNext/>
        <w:keepLines/>
        <w:pBdr>
          <w:top w:val="nil"/>
          <w:left w:val="nil"/>
          <w:bottom w:val="nil"/>
          <w:right w:val="nil"/>
          <w:between w:val="nil"/>
        </w:pBdr>
        <w:spacing w:after="0" w:line="240" w:lineRule="auto"/>
        <w:rPr>
          <w:rFonts w:ascii="Arial" w:eastAsia="Arial" w:hAnsi="Arial" w:cs="Arial"/>
          <w:color w:val="000000"/>
          <w:sz w:val="20"/>
          <w:szCs w:val="20"/>
          <w:lang w:val="en-CA"/>
        </w:rPr>
      </w:pPr>
    </w:p>
    <w:p w14:paraId="7CB07C7F" w14:textId="46C38CFC" w:rsidR="00390022" w:rsidRDefault="0085742D">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2014 </w:t>
      </w:r>
      <w:r>
        <w:rPr>
          <w:rFonts w:ascii="Times New Roman" w:eastAsia="Times New Roman" w:hAnsi="Times New Roman" w:cs="Times New Roman"/>
          <w:sz w:val="20"/>
          <w:szCs w:val="20"/>
        </w:rPr>
        <w:tab/>
        <w:t xml:space="preserve">Stanford </w:t>
      </w:r>
      <w:r w:rsidR="009A424B">
        <w:rPr>
          <w:rFonts w:ascii="Times New Roman" w:eastAsia="Times New Roman" w:hAnsi="Times New Roman" w:cs="Times New Roman"/>
          <w:sz w:val="20"/>
          <w:szCs w:val="20"/>
        </w:rPr>
        <w:t>Certified</w:t>
      </w:r>
      <w:r>
        <w:rPr>
          <w:rFonts w:ascii="Times New Roman" w:eastAsia="Times New Roman" w:hAnsi="Times New Roman" w:cs="Times New Roman"/>
          <w:sz w:val="20"/>
          <w:szCs w:val="20"/>
        </w:rPr>
        <w:t xml:space="preserve"> Program Manage</w:t>
      </w:r>
      <w:r w:rsidR="009A424B">
        <w:rPr>
          <w:rFonts w:ascii="Times New Roman" w:eastAsia="Times New Roman" w:hAnsi="Times New Roman" w:cs="Times New Roman"/>
          <w:sz w:val="20"/>
          <w:szCs w:val="20"/>
        </w:rPr>
        <w:t>r (SCPM)</w:t>
      </w:r>
      <w:r>
        <w:rPr>
          <w:rFonts w:ascii="Times New Roman" w:eastAsia="Times New Roman" w:hAnsi="Times New Roman" w:cs="Times New Roman"/>
          <w:sz w:val="20"/>
          <w:szCs w:val="20"/>
        </w:rPr>
        <w:t>, Stanford University</w:t>
      </w:r>
    </w:p>
    <w:p w14:paraId="5315F453" w14:textId="631C5EB3" w:rsidR="0085742D" w:rsidRPr="0085742D" w:rsidRDefault="0085742D">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California, United States of America</w:t>
      </w:r>
    </w:p>
    <w:p w14:paraId="067389EF" w14:textId="77777777" w:rsidR="0085742D" w:rsidRDefault="0085742D">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rPr>
      </w:pPr>
    </w:p>
    <w:p w14:paraId="6DE49585" w14:textId="03629C98" w:rsidR="00390022" w:rsidRPr="0085742D" w:rsidRDefault="001B5D66">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rPr>
      </w:pPr>
      <w:r w:rsidRPr="0085742D">
        <w:rPr>
          <w:rFonts w:ascii="Times New Roman" w:eastAsia="Times New Roman" w:hAnsi="Times New Roman" w:cs="Times New Roman"/>
          <w:sz w:val="20"/>
          <w:szCs w:val="20"/>
        </w:rPr>
        <w:t>2013</w:t>
      </w:r>
      <w:r w:rsidRPr="0085742D">
        <w:rPr>
          <w:rFonts w:ascii="Times New Roman" w:eastAsia="Times New Roman" w:hAnsi="Times New Roman" w:cs="Times New Roman"/>
          <w:sz w:val="20"/>
          <w:szCs w:val="20"/>
        </w:rPr>
        <w:tab/>
        <w:t>Professional Engineer</w:t>
      </w:r>
      <w:r w:rsidR="0085742D">
        <w:rPr>
          <w:rFonts w:ascii="Times New Roman" w:eastAsia="Times New Roman" w:hAnsi="Times New Roman" w:cs="Times New Roman"/>
          <w:sz w:val="20"/>
          <w:szCs w:val="20"/>
        </w:rPr>
        <w:t xml:space="preserve">, </w:t>
      </w:r>
      <w:r w:rsidRPr="0085742D">
        <w:rPr>
          <w:rFonts w:ascii="Times New Roman" w:eastAsia="Times New Roman" w:hAnsi="Times New Roman" w:cs="Times New Roman"/>
          <w:sz w:val="20"/>
          <w:szCs w:val="20"/>
        </w:rPr>
        <w:t>Professional Engineers Ontario</w:t>
      </w:r>
    </w:p>
    <w:p w14:paraId="75490FBE" w14:textId="61C15183" w:rsidR="00390022" w:rsidRPr="0085742D" w:rsidRDefault="001B5D66">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rPr>
      </w:pPr>
      <w:r w:rsidRPr="0085742D">
        <w:rPr>
          <w:rFonts w:ascii="Times New Roman" w:eastAsia="Times New Roman" w:hAnsi="Times New Roman" w:cs="Times New Roman"/>
          <w:sz w:val="20"/>
          <w:szCs w:val="20"/>
        </w:rPr>
        <w:tab/>
      </w:r>
      <w:r w:rsidR="0085742D" w:rsidRPr="0085742D">
        <w:rPr>
          <w:rFonts w:ascii="Times New Roman" w:eastAsia="Times New Roman" w:hAnsi="Times New Roman" w:cs="Times New Roman"/>
          <w:sz w:val="20"/>
          <w:szCs w:val="20"/>
        </w:rPr>
        <w:t>License</w:t>
      </w:r>
      <w:r w:rsidRPr="0085742D">
        <w:rPr>
          <w:rFonts w:ascii="Times New Roman" w:eastAsia="Times New Roman" w:hAnsi="Times New Roman" w:cs="Times New Roman"/>
          <w:sz w:val="20"/>
          <w:szCs w:val="20"/>
        </w:rPr>
        <w:t xml:space="preserve"> Number 100170710</w:t>
      </w:r>
    </w:p>
    <w:p w14:paraId="0EEDD2C1" w14:textId="77777777" w:rsidR="00390022" w:rsidRDefault="00390022">
      <w:pPr>
        <w:keepLines/>
        <w:pBdr>
          <w:top w:val="nil"/>
          <w:left w:val="nil"/>
          <w:bottom w:val="nil"/>
          <w:right w:val="nil"/>
          <w:between w:val="nil"/>
        </w:pBdr>
        <w:tabs>
          <w:tab w:val="left" w:pos="1418"/>
        </w:tabs>
        <w:spacing w:after="0" w:line="240" w:lineRule="auto"/>
        <w:rPr>
          <w:rFonts w:ascii="Arial" w:eastAsia="Arial" w:hAnsi="Arial" w:cs="Arial"/>
          <w:sz w:val="20"/>
          <w:szCs w:val="20"/>
        </w:rPr>
      </w:pPr>
    </w:p>
    <w:p w14:paraId="54BAEAC9" w14:textId="7D0D5FBF" w:rsidR="00390022" w:rsidRDefault="00BC5692">
      <w:pPr>
        <w:widowControl w:val="0"/>
        <w:spacing w:after="0" w:line="240" w:lineRule="auto"/>
        <w:rPr>
          <w:rFonts w:ascii="Arial" w:hAnsi="Arial" w:cs="Arial"/>
          <w:b/>
          <w:sz w:val="20"/>
          <w:szCs w:val="20"/>
        </w:rPr>
      </w:pPr>
      <w:r>
        <w:rPr>
          <w:rFonts w:ascii="Arial" w:hAnsi="Arial" w:cs="Arial"/>
          <w:b/>
          <w:sz w:val="20"/>
          <w:szCs w:val="20"/>
        </w:rPr>
        <w:t>Other Specialized Training</w:t>
      </w:r>
    </w:p>
    <w:p w14:paraId="48EBAB63" w14:textId="77777777" w:rsidR="00BC5692" w:rsidRDefault="00BC5692">
      <w:pPr>
        <w:widowControl w:val="0"/>
        <w:spacing w:after="0" w:line="240" w:lineRule="auto"/>
        <w:rPr>
          <w:rFonts w:ascii="Arial" w:hAnsi="Arial" w:cs="Arial"/>
          <w:b/>
          <w:sz w:val="20"/>
          <w:szCs w:val="20"/>
        </w:rPr>
      </w:pPr>
    </w:p>
    <w:p w14:paraId="6385261E" w14:textId="1C90AD67" w:rsidR="00BC5692" w:rsidRPr="00BC5692" w:rsidRDefault="00BC5692" w:rsidP="00BC5692">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rPr>
      </w:pPr>
      <w:r w:rsidRPr="00BC5692">
        <w:rPr>
          <w:rFonts w:ascii="Times New Roman" w:eastAsia="Times New Roman" w:hAnsi="Times New Roman" w:cs="Times New Roman"/>
          <w:sz w:val="20"/>
          <w:szCs w:val="20"/>
        </w:rPr>
        <w:t>201</w:t>
      </w:r>
      <w:r w:rsidR="001D5DE4">
        <w:rPr>
          <w:rFonts w:ascii="Times New Roman" w:eastAsia="Times New Roman" w:hAnsi="Times New Roman" w:cs="Times New Roman"/>
          <w:sz w:val="20"/>
          <w:szCs w:val="20"/>
        </w:rPr>
        <w:t>5</w:t>
      </w:r>
      <w:r>
        <w:rPr>
          <w:rFonts w:ascii="Arial" w:hAnsi="Arial" w:cs="Arial"/>
          <w:b/>
          <w:sz w:val="20"/>
          <w:szCs w:val="20"/>
        </w:rPr>
        <w:t xml:space="preserve">                  </w:t>
      </w:r>
      <w:r w:rsidRPr="00BC5692">
        <w:rPr>
          <w:rFonts w:ascii="Times New Roman" w:eastAsia="Times New Roman" w:hAnsi="Times New Roman" w:cs="Times New Roman"/>
          <w:sz w:val="20"/>
          <w:szCs w:val="20"/>
        </w:rPr>
        <w:t>Post-doctoral Research Fellow, McMaster University</w:t>
      </w:r>
    </w:p>
    <w:p w14:paraId="13F26EB8" w14:textId="09B7A0B2" w:rsidR="00BC5692" w:rsidRDefault="00BC5692" w:rsidP="00BC5692">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Hamilton, Ontario, Canada</w:t>
      </w:r>
    </w:p>
    <w:p w14:paraId="7E3C20E6" w14:textId="77777777" w:rsidR="00695AA0" w:rsidRDefault="00695AA0" w:rsidP="00BC5692">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rPr>
      </w:pPr>
    </w:p>
    <w:p w14:paraId="628B257D" w14:textId="77777777" w:rsidR="00695AA0" w:rsidRDefault="00695AA0" w:rsidP="00BC5692">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rPr>
      </w:pPr>
    </w:p>
    <w:p w14:paraId="21CE1576" w14:textId="4FDDD7B0" w:rsidR="00390022" w:rsidRDefault="001B5D66">
      <w:pPr>
        <w:keepNext/>
        <w:keepLines/>
        <w:pBdr>
          <w:top w:val="nil"/>
          <w:left w:val="nil"/>
          <w:bottom w:val="nil"/>
          <w:right w:val="nil"/>
          <w:between w:val="nil"/>
        </w:pBdr>
        <w:spacing w:after="0" w:line="240" w:lineRule="auto"/>
        <w:rPr>
          <w:rFonts w:ascii="Arial" w:eastAsia="Arial" w:hAnsi="Arial" w:cs="Arial"/>
          <w:b/>
          <w:sz w:val="24"/>
          <w:szCs w:val="24"/>
        </w:rPr>
      </w:pPr>
      <w:r>
        <w:rPr>
          <w:rFonts w:ascii="Arial" w:eastAsia="Arial" w:hAnsi="Arial" w:cs="Arial"/>
          <w:b/>
          <w:color w:val="000000"/>
          <w:sz w:val="24"/>
          <w:szCs w:val="24"/>
        </w:rPr>
        <w:t>CURRENT STATUS AT MCMASTER</w:t>
      </w:r>
    </w:p>
    <w:p w14:paraId="7A1A0DAE" w14:textId="77777777" w:rsidR="00390022" w:rsidRDefault="001B5D66">
      <w:pPr>
        <w:keepNext/>
        <w:keepLines/>
        <w:pBdr>
          <w:top w:val="nil"/>
          <w:left w:val="nil"/>
          <w:bottom w:val="nil"/>
          <w:right w:val="nil"/>
          <w:between w:val="nil"/>
        </w:pBdr>
        <w:spacing w:after="0" w:line="240" w:lineRule="auto"/>
        <w:rPr>
          <w:rFonts w:ascii="Arial" w:eastAsia="Arial" w:hAnsi="Arial" w:cs="Arial"/>
          <w:color w:val="000000"/>
          <w:sz w:val="24"/>
          <w:szCs w:val="24"/>
          <w:highlight w:val="white"/>
        </w:rPr>
      </w:pPr>
      <w:r>
        <w:rPr>
          <w:rFonts w:ascii="Arial" w:eastAsia="Arial" w:hAnsi="Arial" w:cs="Arial"/>
          <w:color w:val="FF0000"/>
          <w:sz w:val="20"/>
          <w:szCs w:val="20"/>
        </w:rPr>
        <w:t xml:space="preserve"> </w:t>
      </w:r>
    </w:p>
    <w:p w14:paraId="33F7484D" w14:textId="7BF6BFD0" w:rsidR="00390022" w:rsidRDefault="001B5D66">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01</w:t>
      </w:r>
      <w:r>
        <w:rPr>
          <w:rFonts w:ascii="Times New Roman" w:eastAsia="Times New Roman" w:hAnsi="Times New Roman" w:cs="Times New Roman"/>
          <w:color w:val="000000"/>
          <w:sz w:val="20"/>
          <w:szCs w:val="20"/>
          <w:highlight w:val="white"/>
        </w:rPr>
        <w:t>/</w:t>
      </w:r>
      <w:r>
        <w:rPr>
          <w:rFonts w:ascii="Times New Roman" w:eastAsia="Times New Roman" w:hAnsi="Times New Roman" w:cs="Times New Roman"/>
          <w:sz w:val="20"/>
          <w:szCs w:val="20"/>
          <w:highlight w:val="white"/>
        </w:rPr>
        <w:t>2023</w:t>
      </w:r>
      <w:r>
        <w:rPr>
          <w:rFonts w:ascii="Times New Roman" w:eastAsia="Times New Roman" w:hAnsi="Times New Roman" w:cs="Times New Roman"/>
          <w:color w:val="000000"/>
          <w:sz w:val="20"/>
          <w:szCs w:val="20"/>
          <w:highlight w:val="white"/>
        </w:rPr>
        <w:t xml:space="preserve"> – </w:t>
      </w:r>
      <w:r>
        <w:rPr>
          <w:rFonts w:ascii="Times New Roman" w:eastAsia="Times New Roman" w:hAnsi="Times New Roman" w:cs="Times New Roman"/>
          <w:sz w:val="20"/>
          <w:szCs w:val="20"/>
          <w:highlight w:val="white"/>
        </w:rPr>
        <w:t>Present</w:t>
      </w:r>
      <w:r>
        <w:rPr>
          <w:rFonts w:ascii="Times New Roman" w:eastAsia="Times New Roman" w:hAnsi="Times New Roman" w:cs="Times New Roman"/>
          <w:color w:val="000000"/>
          <w:sz w:val="20"/>
          <w:szCs w:val="20"/>
          <w:highlight w:val="white"/>
        </w:rPr>
        <w:tab/>
      </w:r>
      <w:r>
        <w:rPr>
          <w:rFonts w:ascii="Times New Roman" w:eastAsia="Times New Roman" w:hAnsi="Times New Roman" w:cs="Times New Roman"/>
          <w:sz w:val="20"/>
          <w:szCs w:val="20"/>
          <w:highlight w:val="white"/>
        </w:rPr>
        <w:t>Assistant Professor</w:t>
      </w:r>
      <w:r w:rsidR="00695AA0">
        <w:rPr>
          <w:rFonts w:ascii="Times New Roman" w:eastAsia="Times New Roman" w:hAnsi="Times New Roman" w:cs="Times New Roman"/>
          <w:sz w:val="20"/>
          <w:szCs w:val="20"/>
          <w:highlight w:val="white"/>
        </w:rPr>
        <w:t xml:space="preserve">, </w:t>
      </w:r>
      <w:r w:rsidR="006E0000">
        <w:rPr>
          <w:rFonts w:ascii="Times New Roman" w:eastAsia="Times New Roman" w:hAnsi="Times New Roman" w:cs="Times New Roman"/>
          <w:sz w:val="20"/>
          <w:szCs w:val="20"/>
          <w:highlight w:val="white"/>
        </w:rPr>
        <w:t>T</w:t>
      </w:r>
      <w:r w:rsidR="00695AA0">
        <w:rPr>
          <w:rFonts w:ascii="Times New Roman" w:eastAsia="Times New Roman" w:hAnsi="Times New Roman" w:cs="Times New Roman"/>
          <w:sz w:val="20"/>
          <w:szCs w:val="20"/>
          <w:highlight w:val="white"/>
        </w:rPr>
        <w:t xml:space="preserve">enure-track, </w:t>
      </w:r>
      <w:r>
        <w:rPr>
          <w:rFonts w:ascii="Times New Roman" w:eastAsia="Times New Roman" w:hAnsi="Times New Roman" w:cs="Times New Roman"/>
          <w:sz w:val="20"/>
          <w:szCs w:val="20"/>
          <w:highlight w:val="white"/>
        </w:rPr>
        <w:t xml:space="preserve">Mechanical Engineering, McMaster University </w:t>
      </w:r>
    </w:p>
    <w:p w14:paraId="22BBB792" w14:textId="696CAC9A" w:rsidR="00F94F6D" w:rsidRDefault="008C3E9F" w:rsidP="008C3E9F">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highlight w:val="white"/>
        </w:rPr>
        <w:tab/>
      </w:r>
      <w:r>
        <w:rPr>
          <w:rFonts w:ascii="Times New Roman" w:eastAsia="Times New Roman" w:hAnsi="Times New Roman" w:cs="Times New Roman"/>
          <w:sz w:val="20"/>
          <w:szCs w:val="20"/>
          <w:highlight w:val="white"/>
        </w:rPr>
        <w:tab/>
      </w:r>
      <w:r>
        <w:rPr>
          <w:rFonts w:ascii="Times New Roman" w:eastAsia="Times New Roman" w:hAnsi="Times New Roman" w:cs="Times New Roman"/>
          <w:sz w:val="20"/>
          <w:szCs w:val="20"/>
          <w:highlight w:val="white"/>
        </w:rPr>
        <w:tab/>
        <w:t>Associate member, Department of Electrical and Computer Engineering</w:t>
      </w:r>
    </w:p>
    <w:p w14:paraId="22BAA9ED" w14:textId="77777777" w:rsidR="008C3E9F" w:rsidRDefault="008C3E9F" w:rsidP="008C3E9F">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4"/>
          <w:szCs w:val="24"/>
        </w:rPr>
      </w:pPr>
    </w:p>
    <w:p w14:paraId="1F8DD304" w14:textId="45EF6F8B" w:rsidR="00390022" w:rsidRPr="000736BA" w:rsidRDefault="00F94F6D" w:rsidP="000736BA">
      <w:pPr>
        <w:keepLines/>
        <w:pBdr>
          <w:top w:val="nil"/>
          <w:left w:val="nil"/>
          <w:bottom w:val="nil"/>
          <w:right w:val="nil"/>
          <w:between w:val="nil"/>
        </w:pBdr>
        <w:tabs>
          <w:tab w:val="left" w:pos="1418"/>
        </w:tabs>
        <w:spacing w:after="0"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0</w:t>
      </w:r>
      <w:r w:rsidR="00C20992">
        <w:rPr>
          <w:rFonts w:ascii="Times New Roman" w:eastAsia="Times New Roman" w:hAnsi="Times New Roman" w:cs="Times New Roman"/>
          <w:sz w:val="20"/>
          <w:szCs w:val="20"/>
          <w:highlight w:val="white"/>
        </w:rPr>
        <w:t>9</w:t>
      </w:r>
      <w:r>
        <w:rPr>
          <w:rFonts w:ascii="Times New Roman" w:eastAsia="Times New Roman" w:hAnsi="Times New Roman" w:cs="Times New Roman"/>
          <w:color w:val="000000"/>
          <w:sz w:val="20"/>
          <w:szCs w:val="20"/>
          <w:highlight w:val="white"/>
        </w:rPr>
        <w:t>/</w:t>
      </w:r>
      <w:r>
        <w:rPr>
          <w:rFonts w:ascii="Times New Roman" w:eastAsia="Times New Roman" w:hAnsi="Times New Roman" w:cs="Times New Roman"/>
          <w:sz w:val="20"/>
          <w:szCs w:val="20"/>
          <w:highlight w:val="white"/>
        </w:rPr>
        <w:t>202</w:t>
      </w:r>
      <w:r w:rsidR="00C20992">
        <w:rPr>
          <w:rFonts w:ascii="Times New Roman" w:eastAsia="Times New Roman" w:hAnsi="Times New Roman" w:cs="Times New Roman"/>
          <w:sz w:val="20"/>
          <w:szCs w:val="20"/>
          <w:highlight w:val="white"/>
        </w:rPr>
        <w:t>4</w:t>
      </w:r>
      <w:r>
        <w:rPr>
          <w:rFonts w:ascii="Times New Roman" w:eastAsia="Times New Roman" w:hAnsi="Times New Roman" w:cs="Times New Roman"/>
          <w:color w:val="000000"/>
          <w:sz w:val="20"/>
          <w:szCs w:val="20"/>
          <w:highlight w:val="white"/>
        </w:rPr>
        <w:t xml:space="preserve"> – </w:t>
      </w:r>
      <w:r>
        <w:rPr>
          <w:rFonts w:ascii="Times New Roman" w:eastAsia="Times New Roman" w:hAnsi="Times New Roman" w:cs="Times New Roman"/>
          <w:sz w:val="20"/>
          <w:szCs w:val="20"/>
          <w:highlight w:val="white"/>
        </w:rPr>
        <w:t>Present              Deputy Director</w:t>
      </w:r>
      <w:r w:rsidR="00695AA0">
        <w:rPr>
          <w:rFonts w:ascii="Times New Roman" w:eastAsia="Times New Roman" w:hAnsi="Times New Roman" w:cs="Times New Roman"/>
          <w:sz w:val="20"/>
          <w:szCs w:val="20"/>
          <w:highlight w:val="white"/>
        </w:rPr>
        <w:t>,</w:t>
      </w:r>
      <w:r>
        <w:rPr>
          <w:rFonts w:ascii="Times New Roman" w:eastAsia="Times New Roman" w:hAnsi="Times New Roman" w:cs="Times New Roman"/>
          <w:sz w:val="20"/>
          <w:szCs w:val="20"/>
          <w:highlight w:val="white"/>
        </w:rPr>
        <w:t xml:space="preserve"> Center for Mechatronics &amp; Hybrid Technology (CMHT)</w:t>
      </w:r>
    </w:p>
    <w:p w14:paraId="1EE4FF05" w14:textId="77777777" w:rsidR="00390022" w:rsidRDefault="001B5D66">
      <w:pPr>
        <w:keepNext/>
        <w:keepLines/>
        <w:pBdr>
          <w:top w:val="nil"/>
          <w:left w:val="nil"/>
          <w:bottom w:val="nil"/>
          <w:right w:val="nil"/>
          <w:between w:val="nil"/>
        </w:pBdr>
        <w:spacing w:after="0" w:line="240" w:lineRule="auto"/>
        <w:rPr>
          <w:rFonts w:ascii="Arial" w:eastAsia="Arial" w:hAnsi="Arial" w:cs="Arial"/>
          <w:color w:val="FF0000"/>
          <w:sz w:val="20"/>
          <w:szCs w:val="20"/>
        </w:rPr>
      </w:pPr>
      <w:r>
        <w:rPr>
          <w:rFonts w:ascii="Arial" w:eastAsia="Arial" w:hAnsi="Arial" w:cs="Arial"/>
          <w:b/>
          <w:color w:val="000000"/>
          <w:sz w:val="24"/>
          <w:szCs w:val="24"/>
        </w:rPr>
        <w:t>EMPLOYMENT HISTORY</w:t>
      </w:r>
    </w:p>
    <w:p w14:paraId="52182FFE" w14:textId="77777777" w:rsidR="00390022" w:rsidRPr="004F0E04" w:rsidRDefault="00390022">
      <w:pPr>
        <w:keepNext/>
        <w:keepLines/>
        <w:pBdr>
          <w:top w:val="nil"/>
          <w:left w:val="nil"/>
          <w:bottom w:val="nil"/>
          <w:right w:val="nil"/>
          <w:between w:val="nil"/>
        </w:pBdr>
        <w:spacing w:after="0" w:line="240" w:lineRule="auto"/>
        <w:rPr>
          <w:rFonts w:ascii="Arial" w:eastAsia="Arial" w:hAnsi="Arial" w:cs="Arial"/>
          <w:color w:val="000000"/>
          <w:sz w:val="20"/>
          <w:szCs w:val="20"/>
        </w:rPr>
      </w:pPr>
    </w:p>
    <w:p w14:paraId="04F60090" w14:textId="77777777" w:rsidR="00390022" w:rsidRDefault="001B5D66">
      <w:pPr>
        <w:keepNext/>
        <w:keepLines/>
        <w:pBdr>
          <w:top w:val="nil"/>
          <w:left w:val="nil"/>
          <w:bottom w:val="nil"/>
          <w:right w:val="nil"/>
          <w:between w:val="nil"/>
        </w:pBdr>
        <w:spacing w:after="0" w:line="240" w:lineRule="auto"/>
        <w:rPr>
          <w:rFonts w:ascii="Arial" w:eastAsia="Arial" w:hAnsi="Arial" w:cs="Arial"/>
          <w:color w:val="FF0000"/>
          <w:sz w:val="20"/>
          <w:szCs w:val="20"/>
        </w:rPr>
      </w:pPr>
      <w:r>
        <w:rPr>
          <w:rFonts w:ascii="Arial" w:eastAsia="Arial" w:hAnsi="Arial" w:cs="Arial"/>
          <w:b/>
          <w:color w:val="000000"/>
          <w:sz w:val="20"/>
          <w:szCs w:val="20"/>
        </w:rPr>
        <w:t xml:space="preserve">Academic </w:t>
      </w:r>
    </w:p>
    <w:p w14:paraId="6C804D41" w14:textId="77777777" w:rsidR="00390022" w:rsidRDefault="00390022">
      <w:pPr>
        <w:keepNext/>
        <w:keepLines/>
        <w:pBdr>
          <w:top w:val="nil"/>
          <w:left w:val="nil"/>
          <w:bottom w:val="nil"/>
          <w:right w:val="nil"/>
          <w:between w:val="nil"/>
        </w:pBdr>
        <w:spacing w:after="0" w:line="240" w:lineRule="auto"/>
        <w:rPr>
          <w:rFonts w:ascii="Arial" w:eastAsia="Arial" w:hAnsi="Arial" w:cs="Arial"/>
          <w:color w:val="000000"/>
          <w:sz w:val="20"/>
          <w:szCs w:val="20"/>
        </w:rPr>
      </w:pPr>
    </w:p>
    <w:p w14:paraId="7197650E" w14:textId="61EA5592" w:rsidR="00744CE6" w:rsidRDefault="001B5D66" w:rsidP="006C08C4">
      <w:pPr>
        <w:keepNext/>
        <w:keepLines/>
        <w:pBdr>
          <w:top w:val="nil"/>
          <w:left w:val="nil"/>
          <w:bottom w:val="nil"/>
          <w:right w:val="nil"/>
          <w:between w:val="nil"/>
        </w:pBdr>
        <w:spacing w:after="0" w:line="240" w:lineRule="auto"/>
        <w:ind w:left="2160" w:hanging="216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01/2023 – Present</w:t>
      </w:r>
      <w:r>
        <w:rPr>
          <w:rFonts w:ascii="Times New Roman" w:eastAsia="Times New Roman" w:hAnsi="Times New Roman" w:cs="Times New Roman"/>
          <w:color w:val="000000"/>
          <w:sz w:val="20"/>
          <w:szCs w:val="20"/>
        </w:rPr>
        <w:tab/>
      </w:r>
      <w:r w:rsidR="00695AA0">
        <w:rPr>
          <w:rFonts w:ascii="Times New Roman" w:eastAsia="Times New Roman" w:hAnsi="Times New Roman" w:cs="Times New Roman"/>
          <w:sz w:val="20"/>
          <w:szCs w:val="20"/>
          <w:highlight w:val="white"/>
        </w:rPr>
        <w:t xml:space="preserve">Assistant Professor, </w:t>
      </w:r>
      <w:r w:rsidR="006E0000">
        <w:rPr>
          <w:rFonts w:ascii="Times New Roman" w:eastAsia="Times New Roman" w:hAnsi="Times New Roman" w:cs="Times New Roman"/>
          <w:sz w:val="20"/>
          <w:szCs w:val="20"/>
          <w:highlight w:val="white"/>
        </w:rPr>
        <w:t>T</w:t>
      </w:r>
      <w:r w:rsidR="00695AA0">
        <w:rPr>
          <w:rFonts w:ascii="Times New Roman" w:eastAsia="Times New Roman" w:hAnsi="Times New Roman" w:cs="Times New Roman"/>
          <w:sz w:val="20"/>
          <w:szCs w:val="20"/>
          <w:highlight w:val="white"/>
        </w:rPr>
        <w:t xml:space="preserve">enure-track, Mechanical Engineering, McMaster University </w:t>
      </w:r>
    </w:p>
    <w:p w14:paraId="345ACE2F" w14:textId="77777777" w:rsidR="00390022" w:rsidRDefault="00390022">
      <w:pPr>
        <w:keepLines/>
        <w:tabs>
          <w:tab w:val="left" w:pos="1418"/>
        </w:tabs>
        <w:spacing w:after="0" w:line="240" w:lineRule="auto"/>
        <w:rPr>
          <w:rFonts w:ascii="Times New Roman" w:eastAsia="Times New Roman" w:hAnsi="Times New Roman" w:cs="Times New Roman"/>
          <w:sz w:val="20"/>
          <w:szCs w:val="20"/>
        </w:rPr>
      </w:pPr>
    </w:p>
    <w:p w14:paraId="4C8A0758" w14:textId="3FD4A745" w:rsidR="00390022" w:rsidRDefault="001B5D66" w:rsidP="00FF0819">
      <w:pPr>
        <w:keepLines/>
        <w:tabs>
          <w:tab w:val="left" w:pos="1418"/>
        </w:tabs>
        <w:spacing w:after="0" w:line="240" w:lineRule="auto"/>
        <w:ind w:left="2160" w:hanging="2160"/>
        <w:rPr>
          <w:rFonts w:ascii="Times New Roman" w:eastAsia="Times New Roman" w:hAnsi="Times New Roman" w:cs="Times New Roman"/>
          <w:sz w:val="20"/>
          <w:szCs w:val="20"/>
        </w:rPr>
      </w:pPr>
      <w:r>
        <w:rPr>
          <w:rFonts w:ascii="Times New Roman" w:eastAsia="Times New Roman" w:hAnsi="Times New Roman" w:cs="Times New Roman"/>
          <w:sz w:val="20"/>
          <w:szCs w:val="20"/>
        </w:rPr>
        <w:t>07/2015 – 12/2022</w:t>
      </w:r>
      <w:r>
        <w:rPr>
          <w:rFonts w:ascii="Times New Roman" w:eastAsia="Times New Roman" w:hAnsi="Times New Roman" w:cs="Times New Roman"/>
          <w:sz w:val="20"/>
          <w:szCs w:val="20"/>
        </w:rPr>
        <w:tab/>
        <w:t>Adjunct Professor</w:t>
      </w:r>
      <w:r w:rsidR="00695AA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Mechanical Engineering, McMaster University</w:t>
      </w:r>
      <w:r w:rsidR="00784ED8">
        <w:rPr>
          <w:rFonts w:ascii="Times New Roman" w:eastAsia="Times New Roman" w:hAnsi="Times New Roman" w:cs="Times New Roman"/>
          <w:sz w:val="20"/>
          <w:szCs w:val="20"/>
        </w:rPr>
        <w:t>, Hamilton, ON, Canada</w:t>
      </w:r>
      <w:r w:rsidR="002E6BE4">
        <w:rPr>
          <w:rFonts w:ascii="Times New Roman" w:eastAsia="Times New Roman" w:hAnsi="Times New Roman" w:cs="Times New Roman"/>
          <w:sz w:val="20"/>
          <w:szCs w:val="20"/>
        </w:rPr>
        <w:t xml:space="preserve"> </w:t>
      </w:r>
    </w:p>
    <w:p w14:paraId="503D0B68" w14:textId="5DECDDF5" w:rsidR="0046278E" w:rsidRPr="00FF0819" w:rsidRDefault="001B5D66">
      <w:pPr>
        <w:keepLines/>
        <w:tabs>
          <w:tab w:val="left" w:pos="1418"/>
        </w:tabs>
        <w:spacing w:after="0"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lastRenderedPageBreak/>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br/>
        <w:t>02/2015 – 12/2022</w:t>
      </w:r>
      <w:r>
        <w:rPr>
          <w:rFonts w:ascii="Times New Roman" w:eastAsia="Times New Roman" w:hAnsi="Times New Roman" w:cs="Times New Roman"/>
          <w:sz w:val="20"/>
          <w:szCs w:val="20"/>
        </w:rPr>
        <w:tab/>
        <w:t>Post-Doctoral Research Fellow</w:t>
      </w:r>
      <w:r w:rsidR="00695AA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Centre for Mechatronics and Hybrid Technologies</w:t>
      </w:r>
    </w:p>
    <w:p w14:paraId="2E80660D" w14:textId="71BBF8B0" w:rsidR="00390022" w:rsidRDefault="0046278E" w:rsidP="000770AA">
      <w:pPr>
        <w:keepLines/>
        <w:tabs>
          <w:tab w:val="left" w:pos="1418"/>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sidR="00773532">
        <w:rPr>
          <w:rFonts w:ascii="Times New Roman" w:eastAsia="Times New Roman" w:hAnsi="Times New Roman" w:cs="Times New Roman"/>
          <w:sz w:val="20"/>
          <w:szCs w:val="20"/>
        </w:rPr>
        <w:t>(CMHT)</w:t>
      </w:r>
      <w:r w:rsidR="00695AA0">
        <w:rPr>
          <w:rFonts w:ascii="Times New Roman" w:eastAsia="Times New Roman" w:hAnsi="Times New Roman" w:cs="Times New Roman"/>
          <w:sz w:val="20"/>
          <w:szCs w:val="20"/>
        </w:rPr>
        <w:t xml:space="preserve">, </w:t>
      </w:r>
      <w:r w:rsidR="001B5D66">
        <w:rPr>
          <w:rFonts w:ascii="Times New Roman" w:eastAsia="Times New Roman" w:hAnsi="Times New Roman" w:cs="Times New Roman"/>
          <w:sz w:val="20"/>
          <w:szCs w:val="20"/>
        </w:rPr>
        <w:t>Mechanical Engineering, McMaster University</w:t>
      </w:r>
      <w:r w:rsidR="002E6BE4">
        <w:rPr>
          <w:rFonts w:ascii="Times New Roman" w:eastAsia="Times New Roman" w:hAnsi="Times New Roman" w:cs="Times New Roman"/>
          <w:sz w:val="20"/>
          <w:szCs w:val="20"/>
        </w:rPr>
        <w:t>, Hamilton, ON, Canada</w:t>
      </w:r>
      <w:r w:rsidR="001B5D66">
        <w:rPr>
          <w:rFonts w:ascii="Times New Roman" w:eastAsia="Times New Roman" w:hAnsi="Times New Roman" w:cs="Times New Roman"/>
          <w:sz w:val="20"/>
          <w:szCs w:val="20"/>
        </w:rPr>
        <w:tab/>
      </w:r>
    </w:p>
    <w:p w14:paraId="0ED7C18A" w14:textId="77777777" w:rsidR="00390022" w:rsidRDefault="00390022">
      <w:pPr>
        <w:keepLines/>
        <w:tabs>
          <w:tab w:val="left" w:pos="1418"/>
        </w:tabs>
        <w:spacing w:after="0" w:line="240" w:lineRule="auto"/>
        <w:rPr>
          <w:rFonts w:ascii="Times New Roman" w:eastAsia="Times New Roman" w:hAnsi="Times New Roman" w:cs="Times New Roman"/>
          <w:sz w:val="20"/>
          <w:szCs w:val="20"/>
        </w:rPr>
      </w:pPr>
    </w:p>
    <w:p w14:paraId="5A445CB0" w14:textId="3A41D8C1" w:rsidR="00390022" w:rsidRDefault="001B5D66" w:rsidP="00407DEF">
      <w:pPr>
        <w:keepLines/>
        <w:tabs>
          <w:tab w:val="left" w:pos="1418"/>
        </w:tabs>
        <w:spacing w:after="0" w:line="240" w:lineRule="auto"/>
        <w:ind w:left="2160" w:hanging="2160"/>
        <w:rPr>
          <w:rFonts w:ascii="Times New Roman" w:eastAsia="Times New Roman" w:hAnsi="Times New Roman" w:cs="Times New Roman"/>
          <w:sz w:val="20"/>
          <w:szCs w:val="20"/>
        </w:rPr>
      </w:pPr>
      <w:r>
        <w:rPr>
          <w:rFonts w:ascii="Times New Roman" w:eastAsia="Times New Roman" w:hAnsi="Times New Roman" w:cs="Times New Roman"/>
          <w:sz w:val="20"/>
          <w:szCs w:val="20"/>
        </w:rPr>
        <w:t>09/2017 – 12/2020</w:t>
      </w:r>
      <w:r>
        <w:rPr>
          <w:rFonts w:ascii="Times New Roman" w:eastAsia="Times New Roman" w:hAnsi="Times New Roman" w:cs="Times New Roman"/>
          <w:sz w:val="20"/>
          <w:szCs w:val="20"/>
        </w:rPr>
        <w:tab/>
        <w:t>Sessional Instructor</w:t>
      </w:r>
      <w:r w:rsidR="00695AA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Automotive Engineering, University of Windsor</w:t>
      </w:r>
      <w:r w:rsidR="002E6BE4">
        <w:rPr>
          <w:rFonts w:ascii="Times New Roman" w:eastAsia="Times New Roman" w:hAnsi="Times New Roman" w:cs="Times New Roman"/>
          <w:sz w:val="20"/>
          <w:szCs w:val="20"/>
        </w:rPr>
        <w:t>, Windsor, ON,</w:t>
      </w:r>
      <w:r w:rsidR="00407DEF">
        <w:rPr>
          <w:rFonts w:ascii="Times New Roman" w:eastAsia="Times New Roman" w:hAnsi="Times New Roman" w:cs="Times New Roman"/>
          <w:sz w:val="20"/>
          <w:szCs w:val="20"/>
        </w:rPr>
        <w:t xml:space="preserve"> </w:t>
      </w:r>
      <w:r w:rsidR="002E6BE4">
        <w:rPr>
          <w:rFonts w:ascii="Times New Roman" w:eastAsia="Times New Roman" w:hAnsi="Times New Roman" w:cs="Times New Roman"/>
          <w:sz w:val="20"/>
          <w:szCs w:val="20"/>
        </w:rPr>
        <w:t>Canada</w:t>
      </w:r>
    </w:p>
    <w:p w14:paraId="3839ACB8" w14:textId="101AD5D3" w:rsidR="00390022" w:rsidRDefault="001B5D66">
      <w:pPr>
        <w:keepLines/>
        <w:tabs>
          <w:tab w:val="left" w:pos="1418"/>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649CBE26" w14:textId="319D12E0" w:rsidR="000B006E" w:rsidRDefault="000B006E" w:rsidP="000B006E">
      <w:pPr>
        <w:keepLines/>
        <w:tabs>
          <w:tab w:val="left" w:pos="1418"/>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09/2009 – 05/2011</w:t>
      </w:r>
      <w:r>
        <w:rPr>
          <w:rFonts w:ascii="Times New Roman" w:eastAsia="Times New Roman" w:hAnsi="Times New Roman" w:cs="Times New Roman"/>
          <w:sz w:val="20"/>
          <w:szCs w:val="20"/>
        </w:rPr>
        <w:tab/>
        <w:t>Research Assistant</w:t>
      </w:r>
      <w:r w:rsidR="00695AA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McMaster University, Hamilton, ON, Canada</w:t>
      </w:r>
    </w:p>
    <w:p w14:paraId="5D41D020" w14:textId="77777777" w:rsidR="000B006E" w:rsidRDefault="000B006E" w:rsidP="000B006E">
      <w:pPr>
        <w:keepLines/>
        <w:tabs>
          <w:tab w:val="left" w:pos="1418"/>
        </w:tabs>
        <w:spacing w:after="0" w:line="240" w:lineRule="auto"/>
        <w:rPr>
          <w:rFonts w:ascii="Times New Roman" w:eastAsia="Times New Roman" w:hAnsi="Times New Roman" w:cs="Times New Roman"/>
          <w:sz w:val="20"/>
          <w:szCs w:val="20"/>
        </w:rPr>
      </w:pPr>
    </w:p>
    <w:p w14:paraId="10E84962" w14:textId="2EDE3FB8" w:rsidR="000B006E" w:rsidRDefault="000B006E" w:rsidP="000B006E">
      <w:pPr>
        <w:keepLines/>
        <w:tabs>
          <w:tab w:val="left" w:pos="1418"/>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09/2007 – 05/2009</w:t>
      </w:r>
      <w:r>
        <w:rPr>
          <w:rFonts w:ascii="Times New Roman" w:eastAsia="Times New Roman" w:hAnsi="Times New Roman" w:cs="Times New Roman"/>
          <w:sz w:val="20"/>
          <w:szCs w:val="20"/>
        </w:rPr>
        <w:tab/>
        <w:t>Researcher and Teacher Assistant</w:t>
      </w:r>
      <w:r w:rsidR="00695AA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Ain Shams University, Cairo, Egypt</w:t>
      </w:r>
    </w:p>
    <w:p w14:paraId="0CA360F0" w14:textId="77777777" w:rsidR="000B006E" w:rsidRDefault="000B006E" w:rsidP="000B006E">
      <w:pPr>
        <w:keepLines/>
        <w:tabs>
          <w:tab w:val="left" w:pos="1418"/>
        </w:tabs>
        <w:spacing w:after="0" w:line="240" w:lineRule="auto"/>
        <w:rPr>
          <w:rFonts w:ascii="Times New Roman" w:eastAsia="Times New Roman" w:hAnsi="Times New Roman" w:cs="Times New Roman"/>
          <w:sz w:val="20"/>
          <w:szCs w:val="20"/>
        </w:rPr>
      </w:pPr>
    </w:p>
    <w:p w14:paraId="5E871551" w14:textId="44065164" w:rsidR="000B006E" w:rsidRDefault="000B006E" w:rsidP="000B006E">
      <w:pPr>
        <w:keepLines/>
        <w:tabs>
          <w:tab w:val="left" w:pos="1418"/>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01/2007 – 09/2008</w:t>
      </w:r>
      <w:r>
        <w:rPr>
          <w:rFonts w:ascii="Times New Roman" w:eastAsia="Times New Roman" w:hAnsi="Times New Roman" w:cs="Times New Roman"/>
          <w:sz w:val="20"/>
          <w:szCs w:val="20"/>
        </w:rPr>
        <w:tab/>
        <w:t>Teacher Assistant</w:t>
      </w:r>
      <w:r w:rsidR="00695AA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American University in Cairo, Cairo, Egypt</w:t>
      </w:r>
    </w:p>
    <w:p w14:paraId="0C50A922" w14:textId="77777777" w:rsidR="000B006E" w:rsidRDefault="000B006E" w:rsidP="00EA6ED3">
      <w:pPr>
        <w:keepNext/>
        <w:keepLines/>
        <w:pBdr>
          <w:top w:val="nil"/>
          <w:left w:val="nil"/>
          <w:bottom w:val="nil"/>
          <w:right w:val="nil"/>
          <w:between w:val="nil"/>
        </w:pBdr>
        <w:spacing w:after="0" w:line="240" w:lineRule="auto"/>
        <w:rPr>
          <w:rFonts w:ascii="Arial" w:eastAsia="Arial" w:hAnsi="Arial" w:cs="Arial"/>
          <w:b/>
          <w:color w:val="000000"/>
          <w:sz w:val="20"/>
          <w:szCs w:val="20"/>
        </w:rPr>
      </w:pPr>
    </w:p>
    <w:p w14:paraId="17A3EEE8" w14:textId="2F370DF2" w:rsidR="00390022" w:rsidRPr="00EA6ED3" w:rsidRDefault="00695AA0" w:rsidP="00EA6ED3">
      <w:pPr>
        <w:keepNext/>
        <w:keepLines/>
        <w:pBdr>
          <w:top w:val="nil"/>
          <w:left w:val="nil"/>
          <w:bottom w:val="nil"/>
          <w:right w:val="nil"/>
          <w:between w:val="nil"/>
        </w:pBdr>
        <w:spacing w:after="0" w:line="240" w:lineRule="auto"/>
        <w:rPr>
          <w:rFonts w:ascii="Arial" w:eastAsia="Arial" w:hAnsi="Arial" w:cs="Arial"/>
          <w:b/>
          <w:color w:val="000000"/>
          <w:sz w:val="20"/>
          <w:szCs w:val="20"/>
        </w:rPr>
      </w:pPr>
      <w:r>
        <w:rPr>
          <w:rFonts w:ascii="Arial" w:eastAsia="Arial" w:hAnsi="Arial" w:cs="Arial"/>
          <w:b/>
          <w:color w:val="000000"/>
          <w:sz w:val="20"/>
          <w:szCs w:val="20"/>
        </w:rPr>
        <w:t>Other</w:t>
      </w:r>
      <w:r w:rsidRPr="00EA6ED3">
        <w:rPr>
          <w:rFonts w:ascii="Arial" w:eastAsia="Arial" w:hAnsi="Arial" w:cs="Arial"/>
          <w:b/>
          <w:color w:val="000000"/>
          <w:sz w:val="20"/>
          <w:szCs w:val="20"/>
        </w:rPr>
        <w:t xml:space="preserve"> </w:t>
      </w:r>
    </w:p>
    <w:p w14:paraId="0710E884" w14:textId="77777777" w:rsidR="00390022" w:rsidRDefault="00390022">
      <w:pPr>
        <w:keepLines/>
        <w:tabs>
          <w:tab w:val="left" w:pos="1418"/>
        </w:tabs>
        <w:spacing w:after="0" w:line="240" w:lineRule="auto"/>
        <w:rPr>
          <w:rFonts w:ascii="Times New Roman" w:eastAsia="Times New Roman" w:hAnsi="Times New Roman" w:cs="Times New Roman"/>
          <w:sz w:val="20"/>
          <w:szCs w:val="20"/>
        </w:rPr>
      </w:pPr>
    </w:p>
    <w:p w14:paraId="5E03A331" w14:textId="0780AA5F" w:rsidR="00EA6ED3" w:rsidRPr="00FF0819" w:rsidRDefault="00EA6ED3" w:rsidP="00EA6ED3">
      <w:pPr>
        <w:keepLines/>
        <w:tabs>
          <w:tab w:val="left" w:pos="1418"/>
        </w:tabs>
        <w:spacing w:after="0" w:line="240" w:lineRule="auto"/>
        <w:rPr>
          <w:rFonts w:ascii="Times New Roman" w:eastAsia="Times New Roman" w:hAnsi="Times New Roman" w:cs="Times New Roman"/>
          <w:sz w:val="20"/>
          <w:szCs w:val="20"/>
          <w:lang w:val="en-CA"/>
        </w:rPr>
      </w:pPr>
      <w:r>
        <w:rPr>
          <w:rFonts w:ascii="Times New Roman" w:eastAsia="Times New Roman" w:hAnsi="Times New Roman" w:cs="Times New Roman"/>
          <w:sz w:val="20"/>
          <w:szCs w:val="20"/>
        </w:rPr>
        <w:t>11/2020 – 01/2023</w:t>
      </w:r>
      <w:r>
        <w:rPr>
          <w:rFonts w:ascii="Times New Roman" w:eastAsia="Times New Roman" w:hAnsi="Times New Roman" w:cs="Times New Roman"/>
          <w:sz w:val="20"/>
          <w:szCs w:val="20"/>
        </w:rPr>
        <w:tab/>
        <w:t xml:space="preserve">Global Technical Integration Engineering (TIE) Leader – Artificial Intelligence and </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Perception System</w:t>
      </w:r>
      <w:r w:rsidR="00695AA0">
        <w:rPr>
          <w:rFonts w:ascii="Times New Roman" w:eastAsia="Times New Roman" w:hAnsi="Times New Roman" w:cs="Times New Roman"/>
          <w:sz w:val="20"/>
          <w:szCs w:val="20"/>
        </w:rPr>
        <w:t xml:space="preserve">, </w:t>
      </w:r>
      <w:r w:rsidRPr="00FF0819">
        <w:rPr>
          <w:rFonts w:ascii="Times New Roman" w:eastAsia="Times New Roman" w:hAnsi="Times New Roman" w:cs="Times New Roman"/>
          <w:sz w:val="20"/>
          <w:szCs w:val="20"/>
          <w:lang w:val="en-CA"/>
        </w:rPr>
        <w:t>General Motors</w:t>
      </w:r>
      <w:r w:rsidR="002E6BE4" w:rsidRPr="00FF0819">
        <w:rPr>
          <w:rFonts w:ascii="Times New Roman" w:eastAsia="Times New Roman" w:hAnsi="Times New Roman" w:cs="Times New Roman"/>
          <w:sz w:val="20"/>
          <w:szCs w:val="20"/>
          <w:lang w:val="en-CA"/>
        </w:rPr>
        <w:t xml:space="preserve">, </w:t>
      </w:r>
      <w:r w:rsidR="00561E6C" w:rsidRPr="00FF0819">
        <w:rPr>
          <w:rFonts w:ascii="Times New Roman" w:eastAsia="Times New Roman" w:hAnsi="Times New Roman" w:cs="Times New Roman"/>
          <w:sz w:val="20"/>
          <w:szCs w:val="20"/>
          <w:lang w:val="en-CA"/>
        </w:rPr>
        <w:t>Warren, MI, USA</w:t>
      </w:r>
    </w:p>
    <w:p w14:paraId="5B498232" w14:textId="77777777" w:rsidR="00390022" w:rsidRPr="009432DF" w:rsidRDefault="00390022">
      <w:pPr>
        <w:keepLines/>
        <w:tabs>
          <w:tab w:val="left" w:pos="1418"/>
        </w:tabs>
        <w:spacing w:after="0" w:line="240" w:lineRule="auto"/>
        <w:rPr>
          <w:rFonts w:ascii="Times New Roman" w:eastAsia="Times New Roman" w:hAnsi="Times New Roman" w:cs="Times New Roman"/>
          <w:sz w:val="20"/>
          <w:szCs w:val="20"/>
          <w:lang w:val="en-CA"/>
        </w:rPr>
      </w:pPr>
    </w:p>
    <w:p w14:paraId="66883E27" w14:textId="39CB2CE7" w:rsidR="00390022" w:rsidRPr="000C6399" w:rsidRDefault="001B5D66" w:rsidP="006A191D">
      <w:pPr>
        <w:keepLines/>
        <w:tabs>
          <w:tab w:val="left" w:pos="1418"/>
        </w:tabs>
        <w:spacing w:after="0" w:line="240" w:lineRule="auto"/>
        <w:ind w:left="2160" w:hanging="2160"/>
        <w:rPr>
          <w:rFonts w:ascii="Times New Roman" w:eastAsia="Times New Roman" w:hAnsi="Times New Roman" w:cs="Times New Roman"/>
          <w:sz w:val="20"/>
          <w:szCs w:val="20"/>
          <w:lang w:val="en-CA"/>
        </w:rPr>
      </w:pPr>
      <w:r>
        <w:rPr>
          <w:rFonts w:ascii="Times New Roman" w:eastAsia="Times New Roman" w:hAnsi="Times New Roman" w:cs="Times New Roman"/>
          <w:sz w:val="20"/>
          <w:szCs w:val="20"/>
        </w:rPr>
        <w:t>10/2018 – 11/2020</w:t>
      </w:r>
      <w:r>
        <w:rPr>
          <w:rFonts w:ascii="Times New Roman" w:eastAsia="Times New Roman" w:hAnsi="Times New Roman" w:cs="Times New Roman"/>
          <w:sz w:val="20"/>
          <w:szCs w:val="20"/>
        </w:rPr>
        <w:tab/>
        <w:t>Machine Learning and Autonomous Driving Engineering Lead</w:t>
      </w:r>
      <w:r w:rsidR="00695AA0">
        <w:rPr>
          <w:rFonts w:ascii="Times New Roman" w:eastAsia="Times New Roman" w:hAnsi="Times New Roman" w:cs="Times New Roman"/>
          <w:sz w:val="20"/>
          <w:szCs w:val="20"/>
        </w:rPr>
        <w:t xml:space="preserve">, </w:t>
      </w:r>
      <w:r w:rsidRPr="000C6399">
        <w:rPr>
          <w:rFonts w:ascii="Times New Roman" w:eastAsia="Times New Roman" w:hAnsi="Times New Roman" w:cs="Times New Roman"/>
          <w:sz w:val="20"/>
          <w:szCs w:val="20"/>
          <w:lang w:val="en-CA"/>
        </w:rPr>
        <w:t>General Motors</w:t>
      </w:r>
      <w:r w:rsidR="00CF5E3A" w:rsidRPr="000C6399">
        <w:rPr>
          <w:rFonts w:ascii="Times New Roman" w:eastAsia="Times New Roman" w:hAnsi="Times New Roman" w:cs="Times New Roman"/>
          <w:sz w:val="20"/>
          <w:szCs w:val="20"/>
          <w:lang w:val="en-CA"/>
        </w:rPr>
        <w:t>, Milford, MI, USA</w:t>
      </w:r>
    </w:p>
    <w:p w14:paraId="146943B5" w14:textId="77777777" w:rsidR="00390022" w:rsidRDefault="00390022">
      <w:pPr>
        <w:keepLines/>
        <w:tabs>
          <w:tab w:val="left" w:pos="1418"/>
        </w:tabs>
        <w:spacing w:after="0" w:line="240" w:lineRule="auto"/>
        <w:rPr>
          <w:rFonts w:ascii="Times New Roman" w:eastAsia="Times New Roman" w:hAnsi="Times New Roman" w:cs="Times New Roman"/>
          <w:sz w:val="20"/>
          <w:szCs w:val="20"/>
        </w:rPr>
      </w:pPr>
    </w:p>
    <w:p w14:paraId="1B49B320" w14:textId="40F719FE" w:rsidR="00390022" w:rsidRPr="00ED3310" w:rsidRDefault="001B5D66">
      <w:pPr>
        <w:keepLines/>
        <w:tabs>
          <w:tab w:val="left" w:pos="1418"/>
        </w:tabs>
        <w:spacing w:after="0" w:line="240" w:lineRule="auto"/>
        <w:rPr>
          <w:rFonts w:ascii="Times New Roman" w:eastAsia="Times New Roman" w:hAnsi="Times New Roman" w:cs="Times New Roman"/>
          <w:sz w:val="20"/>
          <w:szCs w:val="20"/>
          <w:lang w:val="en-CA"/>
        </w:rPr>
      </w:pPr>
      <w:r>
        <w:rPr>
          <w:rFonts w:ascii="Times New Roman" w:eastAsia="Times New Roman" w:hAnsi="Times New Roman" w:cs="Times New Roman"/>
          <w:sz w:val="20"/>
          <w:szCs w:val="20"/>
        </w:rPr>
        <w:t>10/2016 – 09/2018</w:t>
      </w:r>
      <w:r>
        <w:rPr>
          <w:rFonts w:ascii="Times New Roman" w:eastAsia="Times New Roman" w:hAnsi="Times New Roman" w:cs="Times New Roman"/>
          <w:sz w:val="20"/>
          <w:szCs w:val="20"/>
        </w:rPr>
        <w:tab/>
        <w:t>Global Smart Charge Feature Owner</w:t>
      </w:r>
      <w:r w:rsidR="00695AA0">
        <w:rPr>
          <w:rFonts w:ascii="Times New Roman" w:eastAsia="Times New Roman" w:hAnsi="Times New Roman" w:cs="Times New Roman"/>
          <w:sz w:val="20"/>
          <w:szCs w:val="20"/>
        </w:rPr>
        <w:t xml:space="preserve">, </w:t>
      </w:r>
      <w:r w:rsidRPr="00ED3310">
        <w:rPr>
          <w:rFonts w:ascii="Times New Roman" w:eastAsia="Times New Roman" w:hAnsi="Times New Roman" w:cs="Times New Roman"/>
          <w:sz w:val="20"/>
          <w:szCs w:val="20"/>
          <w:lang w:val="en-CA"/>
        </w:rPr>
        <w:t>General Motors</w:t>
      </w:r>
      <w:r w:rsidR="00D35B6D" w:rsidRPr="00ED3310">
        <w:rPr>
          <w:rFonts w:ascii="Times New Roman" w:eastAsia="Times New Roman" w:hAnsi="Times New Roman" w:cs="Times New Roman"/>
          <w:sz w:val="20"/>
          <w:szCs w:val="20"/>
          <w:lang w:val="en-CA"/>
        </w:rPr>
        <w:t>, Milford, MI, USA</w:t>
      </w:r>
    </w:p>
    <w:p w14:paraId="7004BA2E" w14:textId="77777777" w:rsidR="00390022" w:rsidRDefault="00390022">
      <w:pPr>
        <w:keepLines/>
        <w:tabs>
          <w:tab w:val="left" w:pos="1418"/>
        </w:tabs>
        <w:spacing w:after="0" w:line="240" w:lineRule="auto"/>
        <w:rPr>
          <w:rFonts w:ascii="Times New Roman" w:eastAsia="Times New Roman" w:hAnsi="Times New Roman" w:cs="Times New Roman"/>
          <w:sz w:val="20"/>
          <w:szCs w:val="20"/>
        </w:rPr>
      </w:pPr>
    </w:p>
    <w:p w14:paraId="186CED3F" w14:textId="3011E8C5" w:rsidR="00390022" w:rsidRDefault="001B5D66">
      <w:pPr>
        <w:keepLines/>
        <w:tabs>
          <w:tab w:val="left" w:pos="1418"/>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11/2015 – 10/2016</w:t>
      </w:r>
      <w:r>
        <w:rPr>
          <w:rFonts w:ascii="Times New Roman" w:eastAsia="Times New Roman" w:hAnsi="Times New Roman" w:cs="Times New Roman"/>
          <w:sz w:val="20"/>
          <w:szCs w:val="20"/>
        </w:rPr>
        <w:tab/>
        <w:t>Systems Engineering Lead</w:t>
      </w:r>
      <w:r w:rsidR="00695AA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Samsung SDI America</w:t>
      </w:r>
      <w:r w:rsidR="00B348E3">
        <w:rPr>
          <w:rFonts w:ascii="Times New Roman" w:eastAsia="Times New Roman" w:hAnsi="Times New Roman" w:cs="Times New Roman"/>
          <w:sz w:val="20"/>
          <w:szCs w:val="20"/>
        </w:rPr>
        <w:t>, Auburn Hills, MI, USA</w:t>
      </w:r>
    </w:p>
    <w:p w14:paraId="0F9645FB" w14:textId="77777777" w:rsidR="00390022" w:rsidRDefault="00390022">
      <w:pPr>
        <w:keepLines/>
        <w:tabs>
          <w:tab w:val="left" w:pos="1418"/>
        </w:tabs>
        <w:spacing w:after="0" w:line="240" w:lineRule="auto"/>
        <w:rPr>
          <w:rFonts w:ascii="Times New Roman" w:eastAsia="Times New Roman" w:hAnsi="Times New Roman" w:cs="Times New Roman"/>
          <w:sz w:val="20"/>
          <w:szCs w:val="20"/>
        </w:rPr>
      </w:pPr>
    </w:p>
    <w:p w14:paraId="1E7693D8" w14:textId="4D970EF4" w:rsidR="00390022" w:rsidRDefault="001B5D66" w:rsidP="006A191D">
      <w:pPr>
        <w:keepLines/>
        <w:tabs>
          <w:tab w:val="left" w:pos="1418"/>
        </w:tabs>
        <w:spacing w:after="0" w:line="240" w:lineRule="auto"/>
        <w:ind w:left="2160" w:hanging="2160"/>
        <w:rPr>
          <w:rFonts w:ascii="Times New Roman" w:eastAsia="Times New Roman" w:hAnsi="Times New Roman" w:cs="Times New Roman"/>
          <w:sz w:val="20"/>
          <w:szCs w:val="20"/>
        </w:rPr>
      </w:pPr>
      <w:r>
        <w:rPr>
          <w:rFonts w:ascii="Times New Roman" w:eastAsia="Times New Roman" w:hAnsi="Times New Roman" w:cs="Times New Roman"/>
          <w:sz w:val="20"/>
          <w:szCs w:val="20"/>
        </w:rPr>
        <w:t>01/2014 – 11/2015</w:t>
      </w:r>
      <w:r>
        <w:rPr>
          <w:rFonts w:ascii="Times New Roman" w:eastAsia="Times New Roman" w:hAnsi="Times New Roman" w:cs="Times New Roman"/>
          <w:sz w:val="20"/>
          <w:szCs w:val="20"/>
        </w:rPr>
        <w:tab/>
        <w:t>Scientific Research and Experimental Development Technical Specialist</w:t>
      </w:r>
      <w:r w:rsidR="00695AA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Fiat-Chrysler Automotive Research and Development Center (ARDC)</w:t>
      </w:r>
      <w:r w:rsidR="000612B7">
        <w:rPr>
          <w:rFonts w:ascii="Times New Roman" w:eastAsia="Times New Roman" w:hAnsi="Times New Roman" w:cs="Times New Roman"/>
          <w:sz w:val="20"/>
          <w:szCs w:val="20"/>
        </w:rPr>
        <w:t>, Windsor, Canada</w:t>
      </w:r>
    </w:p>
    <w:p w14:paraId="4EB3A234" w14:textId="77777777" w:rsidR="00390022" w:rsidRDefault="00390022">
      <w:pPr>
        <w:keepLines/>
        <w:tabs>
          <w:tab w:val="left" w:pos="1418"/>
        </w:tabs>
        <w:spacing w:after="0" w:line="240" w:lineRule="auto"/>
        <w:rPr>
          <w:rFonts w:ascii="Times New Roman" w:eastAsia="Times New Roman" w:hAnsi="Times New Roman" w:cs="Times New Roman"/>
          <w:sz w:val="20"/>
          <w:szCs w:val="20"/>
        </w:rPr>
      </w:pPr>
    </w:p>
    <w:p w14:paraId="4CB83A2B" w14:textId="34899631" w:rsidR="00390022" w:rsidRDefault="001B5D66" w:rsidP="006A191D">
      <w:pPr>
        <w:keepLines/>
        <w:tabs>
          <w:tab w:val="left" w:pos="1418"/>
        </w:tabs>
        <w:spacing w:after="0" w:line="240" w:lineRule="auto"/>
        <w:ind w:left="2160" w:hanging="2160"/>
        <w:rPr>
          <w:rFonts w:ascii="Times New Roman" w:eastAsia="Times New Roman" w:hAnsi="Times New Roman" w:cs="Times New Roman"/>
          <w:sz w:val="20"/>
          <w:szCs w:val="20"/>
        </w:rPr>
      </w:pPr>
      <w:r>
        <w:rPr>
          <w:rFonts w:ascii="Times New Roman" w:eastAsia="Times New Roman" w:hAnsi="Times New Roman" w:cs="Times New Roman"/>
          <w:sz w:val="20"/>
          <w:szCs w:val="20"/>
        </w:rPr>
        <w:t>05/2011 – 01/2014</w:t>
      </w:r>
      <w:r>
        <w:rPr>
          <w:rFonts w:ascii="Times New Roman" w:eastAsia="Times New Roman" w:hAnsi="Times New Roman" w:cs="Times New Roman"/>
          <w:sz w:val="20"/>
          <w:szCs w:val="20"/>
        </w:rPr>
        <w:tab/>
        <w:t>Powertrain Research and Development Engineer</w:t>
      </w:r>
      <w:r w:rsidR="00695AA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Ford Powertrain R&amp;D Center on behalf of McMaster University</w:t>
      </w:r>
      <w:r w:rsidR="00585A29">
        <w:rPr>
          <w:rFonts w:ascii="Times New Roman" w:eastAsia="Times New Roman" w:hAnsi="Times New Roman" w:cs="Times New Roman"/>
          <w:sz w:val="20"/>
          <w:szCs w:val="20"/>
        </w:rPr>
        <w:t>, Windsor, Canada</w:t>
      </w:r>
    </w:p>
    <w:p w14:paraId="0653A02B" w14:textId="77777777" w:rsidR="006A191D" w:rsidRDefault="006A191D" w:rsidP="006A191D">
      <w:pPr>
        <w:keepLines/>
        <w:tabs>
          <w:tab w:val="left" w:pos="1418"/>
        </w:tabs>
        <w:spacing w:after="0" w:line="240" w:lineRule="auto"/>
        <w:ind w:left="2160" w:hanging="2160"/>
        <w:rPr>
          <w:rFonts w:ascii="Times New Roman" w:eastAsia="Times New Roman" w:hAnsi="Times New Roman" w:cs="Times New Roman"/>
          <w:sz w:val="20"/>
          <w:szCs w:val="20"/>
        </w:rPr>
      </w:pPr>
    </w:p>
    <w:p w14:paraId="4DBB7693" w14:textId="77777777" w:rsidR="00390022" w:rsidRDefault="001B5D66" w:rsidP="00423C24">
      <w:pPr>
        <w:rPr>
          <w:rFonts w:ascii="Arial" w:eastAsia="Arial" w:hAnsi="Arial" w:cs="Arial"/>
          <w:b/>
          <w:sz w:val="24"/>
          <w:szCs w:val="24"/>
        </w:rPr>
      </w:pPr>
      <w:r>
        <w:rPr>
          <w:rFonts w:ascii="Arial" w:eastAsia="Arial" w:hAnsi="Arial" w:cs="Arial"/>
          <w:b/>
          <w:color w:val="000000"/>
          <w:sz w:val="24"/>
          <w:szCs w:val="24"/>
        </w:rPr>
        <w:t>SCHOLARLY AND PROFESSIONAL ACTIVITIES</w:t>
      </w:r>
    </w:p>
    <w:p w14:paraId="1CE59A27" w14:textId="77777777" w:rsidR="00390022" w:rsidRDefault="001B5D66">
      <w:pPr>
        <w:keepNext/>
        <w:keepLines/>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b/>
          <w:color w:val="000000"/>
          <w:sz w:val="20"/>
          <w:szCs w:val="20"/>
        </w:rPr>
        <w:t>Editorial Boards</w:t>
      </w:r>
    </w:p>
    <w:p w14:paraId="2F579C4A" w14:textId="77777777" w:rsidR="00390022" w:rsidRDefault="00390022">
      <w:pPr>
        <w:keepNext/>
        <w:keepLines/>
        <w:pBdr>
          <w:top w:val="nil"/>
          <w:left w:val="nil"/>
          <w:bottom w:val="nil"/>
          <w:right w:val="nil"/>
          <w:between w:val="nil"/>
        </w:pBdr>
        <w:spacing w:after="0" w:line="240" w:lineRule="auto"/>
        <w:rPr>
          <w:rFonts w:ascii="Arial" w:eastAsia="Arial" w:hAnsi="Arial" w:cs="Arial"/>
          <w:color w:val="000000"/>
          <w:sz w:val="20"/>
          <w:szCs w:val="20"/>
        </w:rPr>
      </w:pPr>
    </w:p>
    <w:p w14:paraId="4F139FB8" w14:textId="35B1CE00" w:rsidR="00390022" w:rsidRDefault="001B5D66">
      <w:pPr>
        <w:keepNext/>
        <w:keepLines/>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2024</w:t>
      </w:r>
      <w:r>
        <w:rPr>
          <w:rFonts w:ascii="Times New Roman" w:eastAsia="Times New Roman" w:hAnsi="Times New Roman" w:cs="Times New Roman"/>
          <w:color w:val="000000"/>
          <w:sz w:val="20"/>
          <w:szCs w:val="20"/>
        </w:rPr>
        <w:t xml:space="preserve"> </w:t>
      </w:r>
      <w:r w:rsidR="00871191">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w:t>
      </w:r>
      <w:r w:rsidR="00871191">
        <w:rPr>
          <w:rFonts w:ascii="Times New Roman" w:eastAsia="Times New Roman" w:hAnsi="Times New Roman" w:cs="Times New Roman"/>
          <w:sz w:val="20"/>
          <w:szCs w:val="20"/>
        </w:rPr>
        <w:t>Present</w:t>
      </w:r>
      <w:r>
        <w:rPr>
          <w:rFonts w:ascii="Times New Roman" w:eastAsia="Times New Roman" w:hAnsi="Times New Roman" w:cs="Times New Roman"/>
          <w:color w:val="000000"/>
          <w:sz w:val="20"/>
          <w:szCs w:val="20"/>
        </w:rPr>
        <w:tab/>
      </w:r>
      <w:r>
        <w:rPr>
          <w:rFonts w:ascii="Times New Roman" w:eastAsia="Times New Roman" w:hAnsi="Times New Roman" w:cs="Times New Roman"/>
          <w:sz w:val="20"/>
          <w:szCs w:val="20"/>
        </w:rPr>
        <w:t>Associate Editor, IEEE Transactions on Transportation Electrification</w:t>
      </w:r>
      <w:r w:rsidR="00CB7413">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Journal </w:t>
      </w:r>
    </w:p>
    <w:p w14:paraId="147EF8A1" w14:textId="77777777" w:rsidR="00390022" w:rsidRDefault="00390022">
      <w:pPr>
        <w:keepNext/>
        <w:keepLines/>
        <w:spacing w:after="0" w:line="240" w:lineRule="auto"/>
        <w:rPr>
          <w:rFonts w:ascii="Times New Roman" w:eastAsia="Times New Roman" w:hAnsi="Times New Roman" w:cs="Times New Roman"/>
          <w:sz w:val="20"/>
          <w:szCs w:val="20"/>
        </w:rPr>
      </w:pPr>
    </w:p>
    <w:p w14:paraId="3AD55467" w14:textId="5580C04E" w:rsidR="00871191" w:rsidRDefault="00871191" w:rsidP="00871191">
      <w:pPr>
        <w:keepNext/>
        <w:keepLines/>
        <w:pBdr>
          <w:top w:val="nil"/>
          <w:left w:val="nil"/>
          <w:bottom w:val="nil"/>
          <w:right w:val="nil"/>
          <w:between w:val="nil"/>
        </w:pBdr>
        <w:spacing w:after="0" w:line="240" w:lineRule="auto"/>
        <w:rPr>
          <w:rFonts w:ascii="Arial" w:eastAsia="Arial" w:hAnsi="Arial" w:cs="Arial"/>
          <w:b/>
          <w:color w:val="000000"/>
          <w:sz w:val="20"/>
          <w:szCs w:val="20"/>
        </w:rPr>
      </w:pPr>
      <w:r w:rsidRPr="00871191">
        <w:rPr>
          <w:rFonts w:ascii="Arial" w:eastAsia="Arial" w:hAnsi="Arial" w:cs="Arial"/>
          <w:b/>
          <w:color w:val="000000"/>
          <w:sz w:val="20"/>
          <w:szCs w:val="20"/>
        </w:rPr>
        <w:t>Journal Referee</w:t>
      </w:r>
    </w:p>
    <w:p w14:paraId="7A1A0F4B" w14:textId="77777777" w:rsidR="001922E6" w:rsidRDefault="001922E6" w:rsidP="00871191">
      <w:pPr>
        <w:keepNext/>
        <w:keepLines/>
        <w:pBdr>
          <w:top w:val="nil"/>
          <w:left w:val="nil"/>
          <w:bottom w:val="nil"/>
          <w:right w:val="nil"/>
          <w:between w:val="nil"/>
        </w:pBdr>
        <w:spacing w:after="0" w:line="240" w:lineRule="auto"/>
        <w:rPr>
          <w:rFonts w:ascii="Arial" w:eastAsia="Arial" w:hAnsi="Arial" w:cs="Arial"/>
          <w:b/>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1134"/>
        <w:gridCol w:w="4961"/>
        <w:gridCol w:w="1700"/>
      </w:tblGrid>
      <w:tr w:rsidR="001922E6" w:rsidRPr="001922E6" w14:paraId="30BD8DA5" w14:textId="77777777" w:rsidTr="001922E6">
        <w:tc>
          <w:tcPr>
            <w:tcW w:w="1555" w:type="dxa"/>
          </w:tcPr>
          <w:p w14:paraId="67BA334D" w14:textId="2FA7B562" w:rsidR="001922E6" w:rsidRPr="001922E6" w:rsidRDefault="001922E6" w:rsidP="00871191">
            <w:pPr>
              <w:keepNext/>
              <w:keepLines/>
              <w:rPr>
                <w:rFonts w:ascii="Times New Roman" w:eastAsia="Arial" w:hAnsi="Times New Roman" w:cs="Times New Roman"/>
                <w:b/>
                <w:color w:val="000000"/>
                <w:sz w:val="20"/>
                <w:szCs w:val="20"/>
              </w:rPr>
            </w:pPr>
            <w:r w:rsidRPr="001922E6">
              <w:rPr>
                <w:rFonts w:ascii="Times New Roman" w:eastAsia="Arial" w:hAnsi="Times New Roman" w:cs="Times New Roman"/>
                <w:b/>
                <w:color w:val="000000"/>
                <w:sz w:val="20"/>
                <w:szCs w:val="20"/>
              </w:rPr>
              <w:t>Years</w:t>
            </w:r>
          </w:p>
        </w:tc>
        <w:tc>
          <w:tcPr>
            <w:tcW w:w="1134" w:type="dxa"/>
          </w:tcPr>
          <w:p w14:paraId="6D4EF526" w14:textId="25EFCB38" w:rsidR="001922E6" w:rsidRPr="001922E6" w:rsidRDefault="001922E6" w:rsidP="00871191">
            <w:pPr>
              <w:keepNext/>
              <w:keepLines/>
              <w:rPr>
                <w:rFonts w:ascii="Times New Roman" w:eastAsia="Arial" w:hAnsi="Times New Roman" w:cs="Times New Roman"/>
                <w:b/>
                <w:color w:val="000000"/>
                <w:sz w:val="20"/>
                <w:szCs w:val="20"/>
              </w:rPr>
            </w:pPr>
            <w:r w:rsidRPr="001922E6">
              <w:rPr>
                <w:rFonts w:ascii="Times New Roman" w:eastAsia="Arial" w:hAnsi="Times New Roman" w:cs="Times New Roman"/>
                <w:b/>
                <w:color w:val="000000"/>
                <w:sz w:val="20"/>
                <w:szCs w:val="20"/>
              </w:rPr>
              <w:t>Role</w:t>
            </w:r>
          </w:p>
        </w:tc>
        <w:tc>
          <w:tcPr>
            <w:tcW w:w="4961" w:type="dxa"/>
          </w:tcPr>
          <w:p w14:paraId="091FAD64" w14:textId="6975ED36" w:rsidR="001922E6" w:rsidRPr="001922E6" w:rsidRDefault="001922E6" w:rsidP="00871191">
            <w:pPr>
              <w:keepNext/>
              <w:keepLines/>
              <w:rPr>
                <w:rFonts w:ascii="Times New Roman" w:eastAsia="Arial" w:hAnsi="Times New Roman" w:cs="Times New Roman"/>
                <w:b/>
                <w:color w:val="000000"/>
                <w:sz w:val="20"/>
                <w:szCs w:val="20"/>
              </w:rPr>
            </w:pPr>
            <w:r w:rsidRPr="001922E6">
              <w:rPr>
                <w:rFonts w:ascii="Times New Roman" w:eastAsia="Arial" w:hAnsi="Times New Roman" w:cs="Times New Roman"/>
                <w:b/>
                <w:color w:val="000000"/>
                <w:sz w:val="20"/>
                <w:szCs w:val="20"/>
              </w:rPr>
              <w:t>Journal</w:t>
            </w:r>
          </w:p>
        </w:tc>
        <w:tc>
          <w:tcPr>
            <w:tcW w:w="1700" w:type="dxa"/>
          </w:tcPr>
          <w:p w14:paraId="1F4B8F1A" w14:textId="23FCBCC4" w:rsidR="001922E6" w:rsidRPr="001922E6" w:rsidRDefault="001922E6" w:rsidP="001922E6">
            <w:pPr>
              <w:keepNext/>
              <w:keepLines/>
              <w:jc w:val="center"/>
              <w:rPr>
                <w:rFonts w:ascii="Times New Roman" w:eastAsia="Arial" w:hAnsi="Times New Roman" w:cs="Times New Roman"/>
                <w:b/>
                <w:color w:val="000000"/>
                <w:sz w:val="20"/>
                <w:szCs w:val="20"/>
              </w:rPr>
            </w:pPr>
            <w:r w:rsidRPr="001922E6">
              <w:rPr>
                <w:rFonts w:ascii="Times New Roman" w:eastAsia="Arial" w:hAnsi="Times New Roman" w:cs="Times New Roman"/>
                <w:b/>
                <w:color w:val="000000"/>
                <w:sz w:val="20"/>
                <w:szCs w:val="20"/>
              </w:rPr>
              <w:t>No. of Reviews</w:t>
            </w:r>
          </w:p>
        </w:tc>
      </w:tr>
      <w:tr w:rsidR="001922E6" w:rsidRPr="001922E6" w14:paraId="48A8024A" w14:textId="77777777" w:rsidTr="001922E6">
        <w:tc>
          <w:tcPr>
            <w:tcW w:w="1555" w:type="dxa"/>
          </w:tcPr>
          <w:p w14:paraId="7F78468D" w14:textId="1CAD5EA5" w:rsidR="001922E6" w:rsidRPr="001922E6" w:rsidRDefault="001922E6" w:rsidP="00871191">
            <w:pPr>
              <w:keepNext/>
              <w:keepLines/>
              <w:rPr>
                <w:rFonts w:ascii="Times New Roman" w:eastAsia="Arial" w:hAnsi="Times New Roman" w:cs="Times New Roman"/>
                <w:bCs/>
                <w:color w:val="000000"/>
                <w:sz w:val="20"/>
                <w:szCs w:val="20"/>
              </w:rPr>
            </w:pPr>
            <w:r w:rsidRPr="001922E6">
              <w:rPr>
                <w:rFonts w:ascii="Times New Roman" w:eastAsia="Times New Roman" w:hAnsi="Times New Roman" w:cs="Times New Roman"/>
                <w:bCs/>
                <w:sz w:val="20"/>
                <w:szCs w:val="20"/>
              </w:rPr>
              <w:t>2024</w:t>
            </w:r>
            <w:r w:rsidRPr="001922E6">
              <w:rPr>
                <w:rFonts w:ascii="Times New Roman" w:eastAsia="Times New Roman" w:hAnsi="Times New Roman" w:cs="Times New Roman"/>
                <w:bCs/>
                <w:color w:val="000000"/>
                <w:sz w:val="20"/>
                <w:szCs w:val="20"/>
              </w:rPr>
              <w:t xml:space="preserve"> – </w:t>
            </w:r>
            <w:r w:rsidR="00802D43">
              <w:rPr>
                <w:rFonts w:ascii="Times New Roman" w:eastAsia="Times New Roman" w:hAnsi="Times New Roman" w:cs="Times New Roman"/>
                <w:bCs/>
                <w:color w:val="000000"/>
                <w:sz w:val="20"/>
                <w:szCs w:val="20"/>
              </w:rPr>
              <w:t>p</w:t>
            </w:r>
            <w:r w:rsidRPr="001922E6">
              <w:rPr>
                <w:rFonts w:ascii="Times New Roman" w:eastAsia="Times New Roman" w:hAnsi="Times New Roman" w:cs="Times New Roman"/>
                <w:bCs/>
                <w:sz w:val="20"/>
                <w:szCs w:val="20"/>
              </w:rPr>
              <w:t>resent</w:t>
            </w:r>
          </w:p>
        </w:tc>
        <w:tc>
          <w:tcPr>
            <w:tcW w:w="1134" w:type="dxa"/>
          </w:tcPr>
          <w:p w14:paraId="4437866F" w14:textId="35615F4D" w:rsidR="001922E6" w:rsidRPr="001922E6" w:rsidRDefault="001922E6" w:rsidP="00871191">
            <w:pPr>
              <w:keepNext/>
              <w:keepLines/>
              <w:rPr>
                <w:rFonts w:ascii="Times New Roman" w:eastAsia="Arial" w:hAnsi="Times New Roman" w:cs="Times New Roman"/>
                <w:bCs/>
                <w:color w:val="000000"/>
                <w:sz w:val="20"/>
                <w:szCs w:val="20"/>
              </w:rPr>
            </w:pPr>
            <w:r w:rsidRPr="001922E6">
              <w:rPr>
                <w:rFonts w:ascii="Times New Roman" w:eastAsia="Arial" w:hAnsi="Times New Roman" w:cs="Times New Roman"/>
                <w:bCs/>
                <w:color w:val="000000"/>
                <w:sz w:val="20"/>
                <w:szCs w:val="20"/>
              </w:rPr>
              <w:t>Reviewer</w:t>
            </w:r>
          </w:p>
        </w:tc>
        <w:tc>
          <w:tcPr>
            <w:tcW w:w="4961" w:type="dxa"/>
          </w:tcPr>
          <w:p w14:paraId="212D29DE" w14:textId="68B961D6" w:rsidR="001922E6" w:rsidRPr="001922E6" w:rsidRDefault="001922E6" w:rsidP="00871191">
            <w:pPr>
              <w:keepNext/>
              <w:keepLines/>
              <w:rPr>
                <w:rFonts w:ascii="Times New Roman" w:eastAsia="Arial" w:hAnsi="Times New Roman" w:cs="Times New Roman"/>
                <w:bCs/>
                <w:color w:val="000000"/>
                <w:sz w:val="20"/>
                <w:szCs w:val="20"/>
              </w:rPr>
            </w:pPr>
            <w:r w:rsidRPr="001922E6">
              <w:rPr>
                <w:rFonts w:ascii="Times New Roman" w:eastAsia="Times New Roman" w:hAnsi="Times New Roman" w:cs="Times New Roman"/>
                <w:bCs/>
                <w:sz w:val="20"/>
                <w:szCs w:val="20"/>
              </w:rPr>
              <w:t>IEEE Transactions on Transportation Electrification</w:t>
            </w:r>
          </w:p>
        </w:tc>
        <w:tc>
          <w:tcPr>
            <w:tcW w:w="1700" w:type="dxa"/>
          </w:tcPr>
          <w:p w14:paraId="5CABDF72" w14:textId="6C660791" w:rsidR="001922E6" w:rsidRPr="001922E6" w:rsidRDefault="001922E6" w:rsidP="001922E6">
            <w:pPr>
              <w:keepNext/>
              <w:keepLines/>
              <w:jc w:val="center"/>
              <w:rPr>
                <w:rFonts w:ascii="Times New Roman" w:eastAsia="Arial" w:hAnsi="Times New Roman" w:cs="Times New Roman"/>
                <w:bCs/>
                <w:color w:val="000000"/>
                <w:sz w:val="20"/>
                <w:szCs w:val="20"/>
              </w:rPr>
            </w:pPr>
            <w:r w:rsidRPr="001922E6">
              <w:rPr>
                <w:rFonts w:ascii="Times New Roman" w:eastAsia="Arial" w:hAnsi="Times New Roman" w:cs="Times New Roman"/>
                <w:bCs/>
                <w:color w:val="000000"/>
                <w:sz w:val="20"/>
                <w:szCs w:val="20"/>
              </w:rPr>
              <w:t>7</w:t>
            </w:r>
          </w:p>
        </w:tc>
      </w:tr>
      <w:tr w:rsidR="001922E6" w:rsidRPr="001922E6" w14:paraId="3732B135" w14:textId="77777777" w:rsidTr="001922E6">
        <w:tc>
          <w:tcPr>
            <w:tcW w:w="1555" w:type="dxa"/>
          </w:tcPr>
          <w:p w14:paraId="72EFCB6E" w14:textId="60383500" w:rsidR="001922E6" w:rsidRPr="001922E6" w:rsidRDefault="001922E6" w:rsidP="00871191">
            <w:pPr>
              <w:keepNext/>
              <w:keepLines/>
              <w:rPr>
                <w:rFonts w:ascii="Times New Roman" w:eastAsia="Arial" w:hAnsi="Times New Roman" w:cs="Times New Roman"/>
                <w:bCs/>
                <w:color w:val="000000"/>
                <w:sz w:val="20"/>
                <w:szCs w:val="20"/>
              </w:rPr>
            </w:pPr>
            <w:r w:rsidRPr="003B3252">
              <w:rPr>
                <w:rFonts w:ascii="Times New Roman" w:eastAsia="Times New Roman" w:hAnsi="Times New Roman" w:cs="Times New Roman"/>
                <w:bCs/>
                <w:sz w:val="20"/>
                <w:szCs w:val="20"/>
              </w:rPr>
              <w:t xml:space="preserve">2023 </w:t>
            </w:r>
            <w:r w:rsidRPr="001922E6">
              <w:rPr>
                <w:rFonts w:ascii="Times New Roman" w:eastAsia="Times New Roman" w:hAnsi="Times New Roman" w:cs="Times New Roman"/>
                <w:bCs/>
                <w:sz w:val="20"/>
                <w:szCs w:val="20"/>
              </w:rPr>
              <w:t>–</w:t>
            </w:r>
            <w:r w:rsidRPr="003B3252">
              <w:rPr>
                <w:rFonts w:ascii="Times New Roman" w:eastAsia="Times New Roman" w:hAnsi="Times New Roman" w:cs="Times New Roman"/>
                <w:bCs/>
                <w:sz w:val="20"/>
                <w:szCs w:val="20"/>
              </w:rPr>
              <w:t xml:space="preserve"> present </w:t>
            </w:r>
            <w:r w:rsidRPr="001922E6">
              <w:rPr>
                <w:rFonts w:ascii="Times New Roman" w:eastAsia="Times New Roman" w:hAnsi="Times New Roman" w:cs="Times New Roman"/>
                <w:bCs/>
                <w:sz w:val="20"/>
                <w:szCs w:val="20"/>
              </w:rPr>
              <w:t xml:space="preserve"> </w:t>
            </w:r>
          </w:p>
        </w:tc>
        <w:tc>
          <w:tcPr>
            <w:tcW w:w="1134" w:type="dxa"/>
          </w:tcPr>
          <w:p w14:paraId="745C28A7" w14:textId="321702BB" w:rsidR="001922E6" w:rsidRPr="001922E6" w:rsidRDefault="001922E6" w:rsidP="00871191">
            <w:pPr>
              <w:keepNext/>
              <w:keepLines/>
              <w:rPr>
                <w:rFonts w:ascii="Times New Roman" w:eastAsia="Arial" w:hAnsi="Times New Roman" w:cs="Times New Roman"/>
                <w:bCs/>
                <w:color w:val="000000"/>
                <w:sz w:val="20"/>
                <w:szCs w:val="20"/>
              </w:rPr>
            </w:pPr>
            <w:r w:rsidRPr="001922E6">
              <w:rPr>
                <w:rFonts w:ascii="Times New Roman" w:eastAsia="Arial" w:hAnsi="Times New Roman" w:cs="Times New Roman"/>
                <w:bCs/>
                <w:color w:val="000000"/>
                <w:sz w:val="20"/>
                <w:szCs w:val="20"/>
              </w:rPr>
              <w:t>Reviewer</w:t>
            </w:r>
          </w:p>
        </w:tc>
        <w:tc>
          <w:tcPr>
            <w:tcW w:w="4961" w:type="dxa"/>
          </w:tcPr>
          <w:p w14:paraId="0E908BE0" w14:textId="4B2A8D25" w:rsidR="001922E6" w:rsidRPr="001922E6" w:rsidRDefault="001922E6" w:rsidP="00871191">
            <w:pPr>
              <w:keepNext/>
              <w:keepLines/>
              <w:rPr>
                <w:rFonts w:ascii="Times New Roman" w:eastAsia="Arial" w:hAnsi="Times New Roman" w:cs="Times New Roman"/>
                <w:bCs/>
                <w:color w:val="000000"/>
                <w:sz w:val="20"/>
                <w:szCs w:val="20"/>
              </w:rPr>
            </w:pPr>
            <w:r w:rsidRPr="001922E6">
              <w:rPr>
                <w:rFonts w:ascii="Times New Roman" w:eastAsia="Arial" w:hAnsi="Times New Roman" w:cs="Times New Roman"/>
                <w:bCs/>
                <w:color w:val="000000"/>
                <w:sz w:val="20"/>
                <w:szCs w:val="20"/>
              </w:rPr>
              <w:t>Batteries</w:t>
            </w:r>
          </w:p>
        </w:tc>
        <w:tc>
          <w:tcPr>
            <w:tcW w:w="1700" w:type="dxa"/>
          </w:tcPr>
          <w:p w14:paraId="5A52D7EE" w14:textId="351A9A7E" w:rsidR="001922E6" w:rsidRPr="001922E6" w:rsidRDefault="001922E6" w:rsidP="001922E6">
            <w:pPr>
              <w:keepNext/>
              <w:keepLines/>
              <w:jc w:val="center"/>
              <w:rPr>
                <w:rFonts w:ascii="Times New Roman" w:eastAsia="Arial" w:hAnsi="Times New Roman" w:cs="Times New Roman"/>
                <w:bCs/>
                <w:color w:val="000000"/>
                <w:sz w:val="20"/>
                <w:szCs w:val="20"/>
              </w:rPr>
            </w:pPr>
            <w:r w:rsidRPr="001922E6">
              <w:rPr>
                <w:rFonts w:ascii="Times New Roman" w:eastAsia="Arial" w:hAnsi="Times New Roman" w:cs="Times New Roman"/>
                <w:bCs/>
                <w:color w:val="000000"/>
                <w:sz w:val="20"/>
                <w:szCs w:val="20"/>
              </w:rPr>
              <w:t>1</w:t>
            </w:r>
          </w:p>
        </w:tc>
      </w:tr>
      <w:tr w:rsidR="001922E6" w:rsidRPr="001922E6" w14:paraId="0F047215" w14:textId="77777777" w:rsidTr="001922E6">
        <w:tc>
          <w:tcPr>
            <w:tcW w:w="1555" w:type="dxa"/>
          </w:tcPr>
          <w:p w14:paraId="2EC51FBD" w14:textId="0DE106D3" w:rsidR="001922E6" w:rsidRPr="001922E6" w:rsidRDefault="001922E6" w:rsidP="00871191">
            <w:pPr>
              <w:keepNext/>
              <w:keepLines/>
              <w:rPr>
                <w:rFonts w:ascii="Times New Roman" w:eastAsia="Arial" w:hAnsi="Times New Roman" w:cs="Times New Roman"/>
                <w:bCs/>
                <w:color w:val="000000"/>
                <w:sz w:val="20"/>
                <w:szCs w:val="20"/>
              </w:rPr>
            </w:pPr>
            <w:r w:rsidRPr="003B3252">
              <w:rPr>
                <w:rFonts w:ascii="Times New Roman" w:eastAsia="Times New Roman" w:hAnsi="Times New Roman" w:cs="Times New Roman"/>
                <w:bCs/>
                <w:sz w:val="20"/>
                <w:szCs w:val="20"/>
              </w:rPr>
              <w:t>202</w:t>
            </w:r>
            <w:r w:rsidRPr="001922E6">
              <w:rPr>
                <w:rFonts w:ascii="Times New Roman" w:eastAsia="Times New Roman" w:hAnsi="Times New Roman" w:cs="Times New Roman"/>
                <w:bCs/>
                <w:sz w:val="20"/>
                <w:szCs w:val="20"/>
              </w:rPr>
              <w:t>3</w:t>
            </w:r>
            <w:r w:rsidRPr="003B3252">
              <w:rPr>
                <w:rFonts w:ascii="Times New Roman" w:eastAsia="Times New Roman" w:hAnsi="Times New Roman" w:cs="Times New Roman"/>
                <w:bCs/>
                <w:sz w:val="20"/>
                <w:szCs w:val="20"/>
              </w:rPr>
              <w:t xml:space="preserve"> </w:t>
            </w:r>
            <w:r w:rsidRPr="001922E6">
              <w:rPr>
                <w:rFonts w:ascii="Times New Roman" w:eastAsia="Times New Roman" w:hAnsi="Times New Roman" w:cs="Times New Roman"/>
                <w:bCs/>
                <w:sz w:val="20"/>
                <w:szCs w:val="20"/>
              </w:rPr>
              <w:t>–</w:t>
            </w:r>
            <w:r w:rsidRPr="003B3252">
              <w:rPr>
                <w:rFonts w:ascii="Times New Roman" w:eastAsia="Times New Roman" w:hAnsi="Times New Roman" w:cs="Times New Roman"/>
                <w:bCs/>
                <w:sz w:val="20"/>
                <w:szCs w:val="20"/>
              </w:rPr>
              <w:t xml:space="preserve"> present </w:t>
            </w:r>
            <w:r w:rsidRPr="001922E6">
              <w:rPr>
                <w:rFonts w:ascii="Times New Roman" w:eastAsia="Times New Roman" w:hAnsi="Times New Roman" w:cs="Times New Roman"/>
                <w:bCs/>
                <w:sz w:val="20"/>
                <w:szCs w:val="20"/>
              </w:rPr>
              <w:t xml:space="preserve">       </w:t>
            </w:r>
          </w:p>
        </w:tc>
        <w:tc>
          <w:tcPr>
            <w:tcW w:w="1134" w:type="dxa"/>
          </w:tcPr>
          <w:p w14:paraId="5B5F5533" w14:textId="3A2490C1" w:rsidR="001922E6" w:rsidRPr="001922E6" w:rsidRDefault="001922E6" w:rsidP="00871191">
            <w:pPr>
              <w:keepNext/>
              <w:keepLines/>
              <w:rPr>
                <w:rFonts w:ascii="Times New Roman" w:eastAsia="Arial" w:hAnsi="Times New Roman" w:cs="Times New Roman"/>
                <w:bCs/>
                <w:color w:val="000000"/>
                <w:sz w:val="20"/>
                <w:szCs w:val="20"/>
              </w:rPr>
            </w:pPr>
            <w:r w:rsidRPr="001922E6">
              <w:rPr>
                <w:rFonts w:ascii="Times New Roman" w:eastAsia="Arial" w:hAnsi="Times New Roman" w:cs="Times New Roman"/>
                <w:bCs/>
                <w:color w:val="000000"/>
                <w:sz w:val="20"/>
                <w:szCs w:val="20"/>
              </w:rPr>
              <w:t>Reviewer</w:t>
            </w:r>
          </w:p>
        </w:tc>
        <w:tc>
          <w:tcPr>
            <w:tcW w:w="4961" w:type="dxa"/>
          </w:tcPr>
          <w:p w14:paraId="73546090" w14:textId="26EFE67A" w:rsidR="001922E6" w:rsidRPr="001922E6" w:rsidRDefault="001922E6" w:rsidP="00871191">
            <w:pPr>
              <w:keepNext/>
              <w:keepLines/>
              <w:rPr>
                <w:rFonts w:ascii="Times New Roman" w:eastAsia="Arial" w:hAnsi="Times New Roman" w:cs="Times New Roman"/>
                <w:bCs/>
                <w:color w:val="000000"/>
                <w:sz w:val="20"/>
                <w:szCs w:val="20"/>
              </w:rPr>
            </w:pPr>
            <w:r w:rsidRPr="001922E6">
              <w:rPr>
                <w:rFonts w:ascii="Times New Roman" w:eastAsia="Arial" w:hAnsi="Times New Roman" w:cs="Times New Roman"/>
                <w:bCs/>
                <w:color w:val="000000"/>
                <w:sz w:val="20"/>
                <w:szCs w:val="20"/>
              </w:rPr>
              <w:t>Energies</w:t>
            </w:r>
          </w:p>
        </w:tc>
        <w:tc>
          <w:tcPr>
            <w:tcW w:w="1700" w:type="dxa"/>
          </w:tcPr>
          <w:p w14:paraId="070968C1" w14:textId="58A5AAB0" w:rsidR="001922E6" w:rsidRPr="001922E6" w:rsidRDefault="001922E6" w:rsidP="001922E6">
            <w:pPr>
              <w:keepNext/>
              <w:keepLines/>
              <w:jc w:val="center"/>
              <w:rPr>
                <w:rFonts w:ascii="Times New Roman" w:eastAsia="Arial" w:hAnsi="Times New Roman" w:cs="Times New Roman"/>
                <w:bCs/>
                <w:color w:val="000000"/>
                <w:sz w:val="20"/>
                <w:szCs w:val="20"/>
              </w:rPr>
            </w:pPr>
            <w:r w:rsidRPr="001922E6">
              <w:rPr>
                <w:rFonts w:ascii="Times New Roman" w:eastAsia="Arial" w:hAnsi="Times New Roman" w:cs="Times New Roman"/>
                <w:bCs/>
                <w:color w:val="000000"/>
                <w:sz w:val="20"/>
                <w:szCs w:val="20"/>
              </w:rPr>
              <w:t>1</w:t>
            </w:r>
          </w:p>
        </w:tc>
      </w:tr>
      <w:tr w:rsidR="001922E6" w:rsidRPr="001922E6" w14:paraId="581156B3" w14:textId="77777777" w:rsidTr="001922E6">
        <w:tc>
          <w:tcPr>
            <w:tcW w:w="1555" w:type="dxa"/>
          </w:tcPr>
          <w:p w14:paraId="38994B6C" w14:textId="737F2030" w:rsidR="001922E6" w:rsidRPr="001922E6" w:rsidRDefault="001922E6" w:rsidP="00871191">
            <w:pPr>
              <w:keepNext/>
              <w:keepLines/>
              <w:rPr>
                <w:rFonts w:ascii="Times New Roman" w:eastAsia="Arial" w:hAnsi="Times New Roman" w:cs="Times New Roman"/>
                <w:bCs/>
                <w:color w:val="000000"/>
                <w:sz w:val="20"/>
                <w:szCs w:val="20"/>
              </w:rPr>
            </w:pPr>
            <w:r w:rsidRPr="003B3252">
              <w:rPr>
                <w:rFonts w:ascii="Times New Roman" w:eastAsia="Times New Roman" w:hAnsi="Times New Roman" w:cs="Times New Roman"/>
                <w:bCs/>
                <w:sz w:val="20"/>
                <w:szCs w:val="20"/>
              </w:rPr>
              <w:t>202</w:t>
            </w:r>
            <w:r w:rsidRPr="001922E6">
              <w:rPr>
                <w:rFonts w:ascii="Times New Roman" w:eastAsia="Times New Roman" w:hAnsi="Times New Roman" w:cs="Times New Roman"/>
                <w:bCs/>
                <w:sz w:val="20"/>
                <w:szCs w:val="20"/>
              </w:rPr>
              <w:t>4</w:t>
            </w:r>
            <w:r w:rsidRPr="003B3252">
              <w:rPr>
                <w:rFonts w:ascii="Times New Roman" w:eastAsia="Times New Roman" w:hAnsi="Times New Roman" w:cs="Times New Roman"/>
                <w:bCs/>
                <w:sz w:val="20"/>
                <w:szCs w:val="20"/>
              </w:rPr>
              <w:t xml:space="preserve"> </w:t>
            </w:r>
            <w:r w:rsidRPr="001922E6">
              <w:rPr>
                <w:rFonts w:ascii="Times New Roman" w:eastAsia="Times New Roman" w:hAnsi="Times New Roman" w:cs="Times New Roman"/>
                <w:bCs/>
                <w:sz w:val="20"/>
                <w:szCs w:val="20"/>
              </w:rPr>
              <w:t>–</w:t>
            </w:r>
            <w:r w:rsidRPr="003B3252">
              <w:rPr>
                <w:rFonts w:ascii="Times New Roman" w:eastAsia="Times New Roman" w:hAnsi="Times New Roman" w:cs="Times New Roman"/>
                <w:bCs/>
                <w:sz w:val="20"/>
                <w:szCs w:val="20"/>
              </w:rPr>
              <w:t xml:space="preserve"> </w:t>
            </w:r>
            <w:r w:rsidRPr="001922E6">
              <w:rPr>
                <w:rFonts w:ascii="Times New Roman" w:eastAsia="Times New Roman" w:hAnsi="Times New Roman" w:cs="Times New Roman"/>
                <w:bCs/>
                <w:sz w:val="20"/>
                <w:szCs w:val="20"/>
              </w:rPr>
              <w:t xml:space="preserve">present        </w:t>
            </w:r>
          </w:p>
        </w:tc>
        <w:tc>
          <w:tcPr>
            <w:tcW w:w="1134" w:type="dxa"/>
          </w:tcPr>
          <w:p w14:paraId="6BEF461F" w14:textId="27D21402" w:rsidR="001922E6" w:rsidRPr="001922E6" w:rsidRDefault="001922E6" w:rsidP="00871191">
            <w:pPr>
              <w:keepNext/>
              <w:keepLines/>
              <w:rPr>
                <w:rFonts w:ascii="Times New Roman" w:eastAsia="Arial" w:hAnsi="Times New Roman" w:cs="Times New Roman"/>
                <w:bCs/>
                <w:color w:val="000000"/>
                <w:sz w:val="20"/>
                <w:szCs w:val="20"/>
              </w:rPr>
            </w:pPr>
            <w:r w:rsidRPr="001922E6">
              <w:rPr>
                <w:rFonts w:ascii="Times New Roman" w:eastAsia="Arial" w:hAnsi="Times New Roman" w:cs="Times New Roman"/>
                <w:bCs/>
                <w:color w:val="000000"/>
                <w:sz w:val="20"/>
                <w:szCs w:val="20"/>
              </w:rPr>
              <w:t>Reviewer</w:t>
            </w:r>
          </w:p>
        </w:tc>
        <w:tc>
          <w:tcPr>
            <w:tcW w:w="4961" w:type="dxa"/>
          </w:tcPr>
          <w:p w14:paraId="556215F0" w14:textId="63B86C2B" w:rsidR="001922E6" w:rsidRPr="001922E6" w:rsidRDefault="001922E6" w:rsidP="00871191">
            <w:pPr>
              <w:keepNext/>
              <w:keepLines/>
              <w:rPr>
                <w:rFonts w:ascii="Times New Roman" w:eastAsia="Arial" w:hAnsi="Times New Roman" w:cs="Times New Roman"/>
                <w:bCs/>
                <w:color w:val="000000"/>
                <w:sz w:val="20"/>
                <w:szCs w:val="20"/>
              </w:rPr>
            </w:pPr>
            <w:r w:rsidRPr="001922E6">
              <w:rPr>
                <w:rFonts w:ascii="Times New Roman" w:eastAsia="Arial" w:hAnsi="Times New Roman" w:cs="Times New Roman"/>
                <w:bCs/>
                <w:color w:val="000000"/>
                <w:sz w:val="20"/>
                <w:szCs w:val="20"/>
              </w:rPr>
              <w:t>IEEE Access</w:t>
            </w:r>
          </w:p>
        </w:tc>
        <w:tc>
          <w:tcPr>
            <w:tcW w:w="1700" w:type="dxa"/>
          </w:tcPr>
          <w:p w14:paraId="2EF069A3" w14:textId="669216C0" w:rsidR="001922E6" w:rsidRPr="001922E6" w:rsidRDefault="001922E6" w:rsidP="001922E6">
            <w:pPr>
              <w:keepNext/>
              <w:keepLines/>
              <w:jc w:val="center"/>
              <w:rPr>
                <w:rFonts w:ascii="Times New Roman" w:eastAsia="Arial" w:hAnsi="Times New Roman" w:cs="Times New Roman"/>
                <w:bCs/>
                <w:color w:val="000000"/>
                <w:sz w:val="20"/>
                <w:szCs w:val="20"/>
              </w:rPr>
            </w:pPr>
            <w:r w:rsidRPr="001922E6">
              <w:rPr>
                <w:rFonts w:ascii="Times New Roman" w:eastAsia="Arial" w:hAnsi="Times New Roman" w:cs="Times New Roman"/>
                <w:bCs/>
                <w:color w:val="000000"/>
                <w:sz w:val="20"/>
                <w:szCs w:val="20"/>
              </w:rPr>
              <w:t>1</w:t>
            </w:r>
          </w:p>
        </w:tc>
      </w:tr>
    </w:tbl>
    <w:p w14:paraId="555E21BC" w14:textId="77777777" w:rsidR="001922E6" w:rsidRDefault="001922E6" w:rsidP="00871191">
      <w:pPr>
        <w:keepNext/>
        <w:keepLines/>
        <w:pBdr>
          <w:top w:val="nil"/>
          <w:left w:val="nil"/>
          <w:bottom w:val="nil"/>
          <w:right w:val="nil"/>
          <w:between w:val="nil"/>
        </w:pBdr>
        <w:spacing w:after="0" w:line="240" w:lineRule="auto"/>
        <w:rPr>
          <w:rFonts w:ascii="Arial" w:eastAsia="Arial" w:hAnsi="Arial" w:cs="Arial"/>
          <w:b/>
          <w:color w:val="000000"/>
          <w:sz w:val="20"/>
          <w:szCs w:val="20"/>
        </w:rPr>
      </w:pPr>
    </w:p>
    <w:p w14:paraId="23FC6131" w14:textId="77777777" w:rsidR="00BF698A" w:rsidRDefault="00BF698A" w:rsidP="0096696E">
      <w:pPr>
        <w:spacing w:after="0" w:line="240" w:lineRule="auto"/>
        <w:rPr>
          <w:rFonts w:ascii="Arial" w:eastAsia="Arial" w:hAnsi="Arial" w:cs="Arial"/>
          <w:b/>
          <w:color w:val="000000"/>
          <w:sz w:val="20"/>
          <w:szCs w:val="20"/>
        </w:rPr>
      </w:pPr>
    </w:p>
    <w:p w14:paraId="61EB7940" w14:textId="77777777" w:rsidR="00BF698A" w:rsidRDefault="00BF698A" w:rsidP="0096696E">
      <w:pPr>
        <w:spacing w:after="0" w:line="240" w:lineRule="auto"/>
        <w:rPr>
          <w:rFonts w:ascii="Arial" w:eastAsia="Arial" w:hAnsi="Arial" w:cs="Arial"/>
          <w:b/>
          <w:color w:val="000000"/>
          <w:sz w:val="20"/>
          <w:szCs w:val="20"/>
        </w:rPr>
      </w:pPr>
    </w:p>
    <w:p w14:paraId="4D6AC05B" w14:textId="24295D42" w:rsidR="00390022" w:rsidRPr="0096696E" w:rsidRDefault="0096696E" w:rsidP="0096696E">
      <w:pPr>
        <w:spacing w:after="0" w:line="240" w:lineRule="auto"/>
        <w:rPr>
          <w:rFonts w:ascii="Arial" w:eastAsia="Arial" w:hAnsi="Arial" w:cs="Arial"/>
          <w:b/>
          <w:sz w:val="24"/>
          <w:szCs w:val="24"/>
        </w:rPr>
      </w:pPr>
      <w:r w:rsidRPr="0096696E">
        <w:rPr>
          <w:rFonts w:ascii="Arial" w:eastAsia="Arial" w:hAnsi="Arial" w:cs="Arial"/>
          <w:b/>
          <w:sz w:val="24"/>
          <w:szCs w:val="24"/>
        </w:rPr>
        <w:t>AREAS OF INTEREST</w:t>
      </w:r>
    </w:p>
    <w:p w14:paraId="7CE0C9E3" w14:textId="77777777" w:rsidR="0096696E" w:rsidRPr="00423C24" w:rsidRDefault="0096696E">
      <w:pPr>
        <w:widowControl w:val="0"/>
        <w:spacing w:after="0" w:line="240" w:lineRule="auto"/>
        <w:rPr>
          <w:rFonts w:ascii="Times New Roman" w:eastAsia="Times New Roman" w:hAnsi="Times New Roman" w:cs="Times New Roman"/>
          <w:sz w:val="20"/>
          <w:szCs w:val="20"/>
        </w:rPr>
      </w:pPr>
    </w:p>
    <w:p w14:paraId="66C262CB" w14:textId="688DF5D3" w:rsidR="0096696E" w:rsidRPr="00423C24" w:rsidRDefault="0096696E" w:rsidP="0096696E">
      <w:pPr>
        <w:keepNext/>
        <w:keepLines/>
        <w:pBdr>
          <w:top w:val="nil"/>
          <w:left w:val="nil"/>
          <w:bottom w:val="nil"/>
          <w:right w:val="nil"/>
          <w:between w:val="nil"/>
        </w:pBdr>
        <w:spacing w:after="0" w:line="240" w:lineRule="auto"/>
        <w:rPr>
          <w:rFonts w:ascii="Arial" w:eastAsia="Times New Roman" w:hAnsi="Arial" w:cs="Arial"/>
          <w:b/>
          <w:bCs/>
          <w:sz w:val="20"/>
          <w:szCs w:val="20"/>
        </w:rPr>
      </w:pPr>
      <w:r w:rsidRPr="00423C24">
        <w:rPr>
          <w:rFonts w:ascii="Arial" w:eastAsia="Times New Roman" w:hAnsi="Arial" w:cs="Arial"/>
          <w:b/>
          <w:bCs/>
          <w:sz w:val="20"/>
          <w:szCs w:val="20"/>
        </w:rPr>
        <w:lastRenderedPageBreak/>
        <w:t>Research</w:t>
      </w:r>
      <w:r w:rsidR="002F3358">
        <w:rPr>
          <w:rFonts w:ascii="Arial" w:eastAsia="Times New Roman" w:hAnsi="Arial" w:cs="Arial"/>
          <w:b/>
          <w:bCs/>
          <w:sz w:val="20"/>
          <w:szCs w:val="20"/>
        </w:rPr>
        <w:t xml:space="preserve"> Interests</w:t>
      </w:r>
      <w:r w:rsidRPr="00423C24">
        <w:rPr>
          <w:rFonts w:ascii="Arial" w:eastAsia="Times New Roman" w:hAnsi="Arial" w:cs="Arial"/>
          <w:b/>
          <w:bCs/>
          <w:sz w:val="20"/>
          <w:szCs w:val="20"/>
        </w:rPr>
        <w:t>:</w:t>
      </w:r>
    </w:p>
    <w:p w14:paraId="354B4B94" w14:textId="77777777" w:rsidR="00684398" w:rsidRPr="0096696E" w:rsidRDefault="00684398" w:rsidP="0096696E">
      <w:pPr>
        <w:keepNext/>
        <w:keepLines/>
        <w:pBdr>
          <w:top w:val="nil"/>
          <w:left w:val="nil"/>
          <w:bottom w:val="nil"/>
          <w:right w:val="nil"/>
          <w:between w:val="nil"/>
        </w:pBdr>
        <w:spacing w:after="0" w:line="240" w:lineRule="auto"/>
        <w:rPr>
          <w:rFonts w:ascii="Times New Roman" w:eastAsia="Times New Roman" w:hAnsi="Times New Roman" w:cs="Times New Roman"/>
          <w:b/>
          <w:bCs/>
          <w:sz w:val="20"/>
          <w:szCs w:val="20"/>
        </w:rPr>
      </w:pPr>
    </w:p>
    <w:p w14:paraId="7431EE0C" w14:textId="77777777" w:rsidR="002F3358" w:rsidRPr="002F3358" w:rsidRDefault="002F3358" w:rsidP="002F3358">
      <w:pPr>
        <w:pStyle w:val="ListParagraph"/>
        <w:keepNext/>
        <w:keepLines/>
        <w:numPr>
          <w:ilvl w:val="0"/>
          <w:numId w:val="19"/>
        </w:numPr>
        <w:pBdr>
          <w:top w:val="nil"/>
          <w:left w:val="nil"/>
          <w:bottom w:val="nil"/>
          <w:right w:val="nil"/>
          <w:between w:val="nil"/>
        </w:pBdr>
        <w:spacing w:after="0" w:line="240" w:lineRule="auto"/>
        <w:rPr>
          <w:rFonts w:ascii="Times New Roman" w:eastAsia="Times New Roman" w:hAnsi="Times New Roman" w:cs="Times New Roman"/>
          <w:sz w:val="20"/>
          <w:szCs w:val="20"/>
        </w:rPr>
      </w:pPr>
      <w:r w:rsidRPr="002F3358">
        <w:rPr>
          <w:rFonts w:ascii="Times New Roman" w:eastAsia="Times New Roman" w:hAnsi="Times New Roman" w:cs="Times New Roman"/>
          <w:sz w:val="20"/>
          <w:szCs w:val="20"/>
        </w:rPr>
        <w:t>E</w:t>
      </w:r>
      <w:r w:rsidR="0096696E" w:rsidRPr="002F3358">
        <w:rPr>
          <w:rFonts w:ascii="Times New Roman" w:eastAsia="Times New Roman" w:hAnsi="Times New Roman" w:cs="Times New Roman"/>
          <w:sz w:val="20"/>
          <w:szCs w:val="20"/>
        </w:rPr>
        <w:t>nergy storage systems</w:t>
      </w:r>
    </w:p>
    <w:p w14:paraId="53995531" w14:textId="77777777" w:rsidR="002F3358" w:rsidRPr="002F3358" w:rsidRDefault="002F3358" w:rsidP="002F3358">
      <w:pPr>
        <w:pStyle w:val="ListParagraph"/>
        <w:keepNext/>
        <w:keepLines/>
        <w:numPr>
          <w:ilvl w:val="0"/>
          <w:numId w:val="19"/>
        </w:numPr>
        <w:pBdr>
          <w:top w:val="nil"/>
          <w:left w:val="nil"/>
          <w:bottom w:val="nil"/>
          <w:right w:val="nil"/>
          <w:between w:val="nil"/>
        </w:pBdr>
        <w:spacing w:after="0" w:line="240" w:lineRule="auto"/>
        <w:rPr>
          <w:rFonts w:ascii="Times New Roman" w:eastAsia="Times New Roman" w:hAnsi="Times New Roman" w:cs="Times New Roman"/>
          <w:sz w:val="20"/>
          <w:szCs w:val="20"/>
        </w:rPr>
      </w:pPr>
      <w:r w:rsidRPr="002F3358">
        <w:rPr>
          <w:rFonts w:ascii="Times New Roman" w:eastAsia="Times New Roman" w:hAnsi="Times New Roman" w:cs="Times New Roman"/>
          <w:sz w:val="20"/>
          <w:szCs w:val="20"/>
        </w:rPr>
        <w:t>E</w:t>
      </w:r>
      <w:r w:rsidR="0096696E" w:rsidRPr="002F3358">
        <w:rPr>
          <w:rFonts w:ascii="Times New Roman" w:eastAsia="Times New Roman" w:hAnsi="Times New Roman" w:cs="Times New Roman"/>
          <w:sz w:val="20"/>
          <w:szCs w:val="20"/>
        </w:rPr>
        <w:t>lectric vehicle (EV) batteries</w:t>
      </w:r>
    </w:p>
    <w:p w14:paraId="0425E7D5" w14:textId="77777777" w:rsidR="002F3358" w:rsidRPr="002F3358" w:rsidRDefault="002F3358" w:rsidP="002F3358">
      <w:pPr>
        <w:pStyle w:val="ListParagraph"/>
        <w:keepNext/>
        <w:keepLines/>
        <w:numPr>
          <w:ilvl w:val="0"/>
          <w:numId w:val="19"/>
        </w:numPr>
        <w:pBdr>
          <w:top w:val="nil"/>
          <w:left w:val="nil"/>
          <w:bottom w:val="nil"/>
          <w:right w:val="nil"/>
          <w:between w:val="nil"/>
        </w:pBdr>
        <w:spacing w:after="0" w:line="240" w:lineRule="auto"/>
        <w:rPr>
          <w:rFonts w:ascii="Times New Roman" w:eastAsia="Times New Roman" w:hAnsi="Times New Roman" w:cs="Times New Roman"/>
          <w:sz w:val="20"/>
          <w:szCs w:val="20"/>
        </w:rPr>
      </w:pPr>
      <w:r w:rsidRPr="002F3358">
        <w:rPr>
          <w:rFonts w:ascii="Times New Roman" w:eastAsia="Times New Roman" w:hAnsi="Times New Roman" w:cs="Times New Roman"/>
          <w:sz w:val="20"/>
          <w:szCs w:val="20"/>
        </w:rPr>
        <w:t>A</w:t>
      </w:r>
      <w:r w:rsidR="0096696E" w:rsidRPr="002F3358">
        <w:rPr>
          <w:rFonts w:ascii="Times New Roman" w:eastAsia="Times New Roman" w:hAnsi="Times New Roman" w:cs="Times New Roman"/>
          <w:sz w:val="20"/>
          <w:szCs w:val="20"/>
        </w:rPr>
        <w:t xml:space="preserve">rtificial </w:t>
      </w:r>
      <w:r w:rsidRPr="002F3358">
        <w:rPr>
          <w:rFonts w:ascii="Times New Roman" w:eastAsia="Times New Roman" w:hAnsi="Times New Roman" w:cs="Times New Roman"/>
          <w:sz w:val="20"/>
          <w:szCs w:val="20"/>
        </w:rPr>
        <w:t>I</w:t>
      </w:r>
      <w:r w:rsidR="0096696E" w:rsidRPr="002F3358">
        <w:rPr>
          <w:rFonts w:ascii="Times New Roman" w:eastAsia="Times New Roman" w:hAnsi="Times New Roman" w:cs="Times New Roman"/>
          <w:sz w:val="20"/>
          <w:szCs w:val="20"/>
        </w:rPr>
        <w:t>ntelligence (AI)</w:t>
      </w:r>
    </w:p>
    <w:p w14:paraId="00A8FAA9" w14:textId="77777777" w:rsidR="002F3358" w:rsidRPr="002F3358" w:rsidRDefault="002F3358" w:rsidP="002F3358">
      <w:pPr>
        <w:pStyle w:val="ListParagraph"/>
        <w:keepNext/>
        <w:keepLines/>
        <w:numPr>
          <w:ilvl w:val="0"/>
          <w:numId w:val="19"/>
        </w:numPr>
        <w:pBdr>
          <w:top w:val="nil"/>
          <w:left w:val="nil"/>
          <w:bottom w:val="nil"/>
          <w:right w:val="nil"/>
          <w:between w:val="nil"/>
        </w:pBdr>
        <w:spacing w:after="0" w:line="240" w:lineRule="auto"/>
        <w:rPr>
          <w:rFonts w:ascii="Times New Roman" w:eastAsia="Times New Roman" w:hAnsi="Times New Roman" w:cs="Times New Roman"/>
          <w:sz w:val="20"/>
          <w:szCs w:val="20"/>
        </w:rPr>
      </w:pPr>
      <w:r w:rsidRPr="002F3358">
        <w:rPr>
          <w:rFonts w:ascii="Times New Roman" w:eastAsia="Times New Roman" w:hAnsi="Times New Roman" w:cs="Times New Roman"/>
          <w:sz w:val="20"/>
          <w:szCs w:val="20"/>
        </w:rPr>
        <w:t>S</w:t>
      </w:r>
      <w:r w:rsidR="0096696E" w:rsidRPr="002F3358">
        <w:rPr>
          <w:rFonts w:ascii="Times New Roman" w:eastAsia="Times New Roman" w:hAnsi="Times New Roman" w:cs="Times New Roman"/>
          <w:sz w:val="20"/>
          <w:szCs w:val="20"/>
        </w:rPr>
        <w:t>tate and parameter estimation</w:t>
      </w:r>
    </w:p>
    <w:p w14:paraId="7732AAE5" w14:textId="77777777" w:rsidR="002F3358" w:rsidRPr="002F3358" w:rsidRDefault="002F3358" w:rsidP="002F3358">
      <w:pPr>
        <w:pStyle w:val="ListParagraph"/>
        <w:keepNext/>
        <w:keepLines/>
        <w:numPr>
          <w:ilvl w:val="0"/>
          <w:numId w:val="19"/>
        </w:numPr>
        <w:pBdr>
          <w:top w:val="nil"/>
          <w:left w:val="nil"/>
          <w:bottom w:val="nil"/>
          <w:right w:val="nil"/>
          <w:between w:val="nil"/>
        </w:pBdr>
        <w:spacing w:after="0" w:line="240" w:lineRule="auto"/>
        <w:rPr>
          <w:rFonts w:ascii="Times New Roman" w:eastAsia="Times New Roman" w:hAnsi="Times New Roman" w:cs="Times New Roman"/>
          <w:sz w:val="20"/>
          <w:szCs w:val="20"/>
        </w:rPr>
      </w:pPr>
      <w:r w:rsidRPr="002F3358">
        <w:rPr>
          <w:rFonts w:ascii="Times New Roman" w:eastAsia="Times New Roman" w:hAnsi="Times New Roman" w:cs="Times New Roman"/>
          <w:sz w:val="20"/>
          <w:szCs w:val="20"/>
        </w:rPr>
        <w:t>C</w:t>
      </w:r>
      <w:r w:rsidR="0096696E" w:rsidRPr="002F3358">
        <w:rPr>
          <w:rFonts w:ascii="Times New Roman" w:eastAsia="Times New Roman" w:hAnsi="Times New Roman" w:cs="Times New Roman"/>
          <w:sz w:val="20"/>
          <w:szCs w:val="20"/>
        </w:rPr>
        <w:t>ontrol systems</w:t>
      </w:r>
    </w:p>
    <w:p w14:paraId="5737EE5C" w14:textId="77777777" w:rsidR="002F3358" w:rsidRPr="002F3358" w:rsidRDefault="002F3358" w:rsidP="002F3358">
      <w:pPr>
        <w:pStyle w:val="ListParagraph"/>
        <w:keepNext/>
        <w:keepLines/>
        <w:numPr>
          <w:ilvl w:val="0"/>
          <w:numId w:val="19"/>
        </w:numPr>
        <w:pBdr>
          <w:top w:val="nil"/>
          <w:left w:val="nil"/>
          <w:bottom w:val="nil"/>
          <w:right w:val="nil"/>
          <w:between w:val="nil"/>
        </w:pBdr>
        <w:spacing w:after="0" w:line="240" w:lineRule="auto"/>
        <w:rPr>
          <w:rFonts w:ascii="Times New Roman" w:eastAsia="Times New Roman" w:hAnsi="Times New Roman" w:cs="Times New Roman"/>
          <w:sz w:val="20"/>
          <w:szCs w:val="20"/>
        </w:rPr>
      </w:pPr>
      <w:r w:rsidRPr="002F3358">
        <w:rPr>
          <w:rFonts w:ascii="Times New Roman" w:eastAsia="Times New Roman" w:hAnsi="Times New Roman" w:cs="Times New Roman"/>
          <w:sz w:val="20"/>
          <w:szCs w:val="20"/>
        </w:rPr>
        <w:t>F</w:t>
      </w:r>
      <w:r w:rsidR="0096696E" w:rsidRPr="002F3358">
        <w:rPr>
          <w:rFonts w:ascii="Times New Roman" w:eastAsia="Times New Roman" w:hAnsi="Times New Roman" w:cs="Times New Roman"/>
          <w:sz w:val="20"/>
          <w:szCs w:val="20"/>
        </w:rPr>
        <w:t xml:space="preserve">ault detection and diagnosis. </w:t>
      </w:r>
    </w:p>
    <w:p w14:paraId="06A59AF7" w14:textId="5865DD80" w:rsidR="002F3358" w:rsidRPr="002F3358" w:rsidRDefault="002F3358" w:rsidP="002F3358">
      <w:pPr>
        <w:pStyle w:val="ListParagraph"/>
        <w:keepNext/>
        <w:keepLines/>
        <w:numPr>
          <w:ilvl w:val="0"/>
          <w:numId w:val="19"/>
        </w:numPr>
        <w:pBdr>
          <w:top w:val="nil"/>
          <w:left w:val="nil"/>
          <w:bottom w:val="nil"/>
          <w:right w:val="nil"/>
          <w:between w:val="nil"/>
        </w:pBdr>
        <w:spacing w:after="0" w:line="240" w:lineRule="auto"/>
        <w:rPr>
          <w:rFonts w:ascii="Times New Roman" w:eastAsia="Times New Roman" w:hAnsi="Times New Roman" w:cs="Times New Roman"/>
          <w:sz w:val="20"/>
          <w:szCs w:val="20"/>
        </w:rPr>
      </w:pPr>
      <w:r w:rsidRPr="002F3358">
        <w:rPr>
          <w:rFonts w:ascii="Times New Roman" w:eastAsia="Times New Roman" w:hAnsi="Times New Roman" w:cs="Times New Roman"/>
          <w:sz w:val="20"/>
          <w:szCs w:val="20"/>
        </w:rPr>
        <w:t>B</w:t>
      </w:r>
      <w:r w:rsidR="0096696E" w:rsidRPr="002F3358">
        <w:rPr>
          <w:rFonts w:ascii="Times New Roman" w:eastAsia="Times New Roman" w:hAnsi="Times New Roman" w:cs="Times New Roman"/>
          <w:sz w:val="20"/>
          <w:szCs w:val="20"/>
        </w:rPr>
        <w:t>attery management</w:t>
      </w:r>
      <w:r w:rsidRPr="002F3358">
        <w:rPr>
          <w:rFonts w:ascii="Times New Roman" w:eastAsia="Times New Roman" w:hAnsi="Times New Roman" w:cs="Times New Roman"/>
          <w:sz w:val="20"/>
          <w:szCs w:val="20"/>
        </w:rPr>
        <w:t xml:space="preserve"> systems (BMS)</w:t>
      </w:r>
    </w:p>
    <w:p w14:paraId="4A54E9C6" w14:textId="4AFA54EC" w:rsidR="0096696E" w:rsidRPr="002F3358" w:rsidRDefault="002F3358" w:rsidP="002F3358">
      <w:pPr>
        <w:pStyle w:val="ListParagraph"/>
        <w:keepNext/>
        <w:keepLines/>
        <w:numPr>
          <w:ilvl w:val="0"/>
          <w:numId w:val="19"/>
        </w:numPr>
        <w:pBdr>
          <w:top w:val="nil"/>
          <w:left w:val="nil"/>
          <w:bottom w:val="nil"/>
          <w:right w:val="nil"/>
          <w:between w:val="nil"/>
        </w:pBdr>
        <w:spacing w:after="0" w:line="240" w:lineRule="auto"/>
        <w:rPr>
          <w:rFonts w:ascii="Times New Roman" w:eastAsia="Times New Roman" w:hAnsi="Times New Roman" w:cs="Times New Roman"/>
          <w:sz w:val="20"/>
          <w:szCs w:val="20"/>
        </w:rPr>
      </w:pPr>
      <w:r w:rsidRPr="002F3358">
        <w:rPr>
          <w:rFonts w:ascii="Times New Roman" w:eastAsia="Times New Roman" w:hAnsi="Times New Roman" w:cs="Times New Roman"/>
          <w:sz w:val="20"/>
          <w:szCs w:val="20"/>
        </w:rPr>
        <w:t>S</w:t>
      </w:r>
      <w:r w:rsidR="0096696E" w:rsidRPr="002F3358">
        <w:rPr>
          <w:rFonts w:ascii="Times New Roman" w:eastAsia="Times New Roman" w:hAnsi="Times New Roman" w:cs="Times New Roman"/>
          <w:sz w:val="20"/>
          <w:szCs w:val="20"/>
        </w:rPr>
        <w:t>econd-life applications</w:t>
      </w:r>
    </w:p>
    <w:p w14:paraId="30CA3C7D" w14:textId="77777777" w:rsidR="0096696E" w:rsidRPr="0096696E" w:rsidRDefault="0096696E" w:rsidP="0096696E">
      <w:pPr>
        <w:keepNext/>
        <w:keepLines/>
        <w:pBdr>
          <w:top w:val="nil"/>
          <w:left w:val="nil"/>
          <w:bottom w:val="nil"/>
          <w:right w:val="nil"/>
          <w:between w:val="nil"/>
        </w:pBdr>
        <w:spacing w:after="0" w:line="240" w:lineRule="auto"/>
        <w:rPr>
          <w:rFonts w:ascii="Times New Roman" w:eastAsia="Times New Roman" w:hAnsi="Times New Roman" w:cs="Times New Roman"/>
          <w:sz w:val="20"/>
          <w:szCs w:val="20"/>
        </w:rPr>
      </w:pPr>
    </w:p>
    <w:p w14:paraId="36993D94" w14:textId="7F24CAA0" w:rsidR="0096696E" w:rsidRPr="00423C24" w:rsidRDefault="0096696E" w:rsidP="0096696E">
      <w:pPr>
        <w:keepNext/>
        <w:keepLines/>
        <w:pBdr>
          <w:top w:val="nil"/>
          <w:left w:val="nil"/>
          <w:bottom w:val="nil"/>
          <w:right w:val="nil"/>
          <w:between w:val="nil"/>
        </w:pBdr>
        <w:spacing w:after="0" w:line="240" w:lineRule="auto"/>
        <w:rPr>
          <w:rFonts w:ascii="Arial" w:eastAsia="Times New Roman" w:hAnsi="Arial" w:cs="Arial"/>
          <w:b/>
          <w:bCs/>
          <w:sz w:val="20"/>
          <w:szCs w:val="20"/>
        </w:rPr>
      </w:pPr>
      <w:r w:rsidRPr="00423C24">
        <w:rPr>
          <w:rFonts w:ascii="Arial" w:eastAsia="Times New Roman" w:hAnsi="Arial" w:cs="Arial"/>
          <w:b/>
          <w:bCs/>
          <w:sz w:val="20"/>
          <w:szCs w:val="20"/>
        </w:rPr>
        <w:t>Teaching</w:t>
      </w:r>
      <w:r w:rsidR="00487643">
        <w:rPr>
          <w:rFonts w:ascii="Arial" w:eastAsia="Times New Roman" w:hAnsi="Arial" w:cs="Arial"/>
          <w:b/>
          <w:bCs/>
          <w:sz w:val="20"/>
          <w:szCs w:val="20"/>
        </w:rPr>
        <w:t xml:space="preserve"> Interests</w:t>
      </w:r>
      <w:r w:rsidRPr="00423C24">
        <w:rPr>
          <w:rFonts w:ascii="Arial" w:eastAsia="Times New Roman" w:hAnsi="Arial" w:cs="Arial"/>
          <w:b/>
          <w:bCs/>
          <w:sz w:val="20"/>
          <w:szCs w:val="20"/>
        </w:rPr>
        <w:t>:</w:t>
      </w:r>
    </w:p>
    <w:p w14:paraId="0E5E8EBC" w14:textId="77777777" w:rsidR="00684398" w:rsidRPr="0096696E" w:rsidRDefault="00684398" w:rsidP="0096696E">
      <w:pPr>
        <w:keepNext/>
        <w:keepLines/>
        <w:pBdr>
          <w:top w:val="nil"/>
          <w:left w:val="nil"/>
          <w:bottom w:val="nil"/>
          <w:right w:val="nil"/>
          <w:between w:val="nil"/>
        </w:pBdr>
        <w:spacing w:after="0" w:line="240" w:lineRule="auto"/>
        <w:rPr>
          <w:rFonts w:ascii="Times New Roman" w:eastAsia="Times New Roman" w:hAnsi="Times New Roman" w:cs="Times New Roman"/>
          <w:b/>
          <w:bCs/>
          <w:sz w:val="20"/>
          <w:szCs w:val="20"/>
        </w:rPr>
      </w:pPr>
    </w:p>
    <w:p w14:paraId="595083C1" w14:textId="03F4D914" w:rsidR="00F61A7F" w:rsidRPr="00F61A7F" w:rsidRDefault="00F61A7F" w:rsidP="00F61A7F">
      <w:pPr>
        <w:pStyle w:val="ListParagraph"/>
        <w:keepNext/>
        <w:keepLines/>
        <w:numPr>
          <w:ilvl w:val="0"/>
          <w:numId w:val="19"/>
        </w:numPr>
        <w:pBdr>
          <w:top w:val="nil"/>
          <w:left w:val="nil"/>
          <w:bottom w:val="nil"/>
          <w:right w:val="nil"/>
          <w:between w:val="nil"/>
        </w:pBdr>
        <w:spacing w:after="0" w:line="240" w:lineRule="auto"/>
        <w:rPr>
          <w:rFonts w:ascii="Times New Roman" w:eastAsia="Times New Roman" w:hAnsi="Times New Roman" w:cs="Times New Roman"/>
          <w:sz w:val="20"/>
          <w:szCs w:val="20"/>
        </w:rPr>
      </w:pPr>
      <w:r w:rsidRPr="0096696E">
        <w:rPr>
          <w:rFonts w:ascii="Times New Roman" w:eastAsia="Times New Roman" w:hAnsi="Times New Roman" w:cs="Times New Roman"/>
          <w:sz w:val="20"/>
          <w:szCs w:val="20"/>
        </w:rPr>
        <w:t>Energy Storage Systems</w:t>
      </w:r>
    </w:p>
    <w:p w14:paraId="42026BED" w14:textId="79B614FF" w:rsidR="00B07C9B" w:rsidRDefault="0096696E" w:rsidP="00B07C9B">
      <w:pPr>
        <w:pStyle w:val="ListParagraph"/>
        <w:keepNext/>
        <w:keepLines/>
        <w:numPr>
          <w:ilvl w:val="0"/>
          <w:numId w:val="19"/>
        </w:numPr>
        <w:pBdr>
          <w:top w:val="nil"/>
          <w:left w:val="nil"/>
          <w:bottom w:val="nil"/>
          <w:right w:val="nil"/>
          <w:between w:val="nil"/>
        </w:pBdr>
        <w:spacing w:after="0" w:line="240" w:lineRule="auto"/>
        <w:rPr>
          <w:rFonts w:ascii="Times New Roman" w:eastAsia="Times New Roman" w:hAnsi="Times New Roman" w:cs="Times New Roman"/>
          <w:sz w:val="20"/>
          <w:szCs w:val="20"/>
        </w:rPr>
      </w:pPr>
      <w:r w:rsidRPr="0096696E">
        <w:rPr>
          <w:rFonts w:ascii="Times New Roman" w:eastAsia="Times New Roman" w:hAnsi="Times New Roman" w:cs="Times New Roman"/>
          <w:sz w:val="20"/>
          <w:szCs w:val="20"/>
        </w:rPr>
        <w:t xml:space="preserve">Mechatronics </w:t>
      </w:r>
      <w:r w:rsidR="00B07C9B">
        <w:rPr>
          <w:rFonts w:ascii="Times New Roman" w:eastAsia="Times New Roman" w:hAnsi="Times New Roman" w:cs="Times New Roman"/>
          <w:sz w:val="20"/>
          <w:szCs w:val="20"/>
        </w:rPr>
        <w:t>e</w:t>
      </w:r>
      <w:r w:rsidRPr="0096696E">
        <w:rPr>
          <w:rFonts w:ascii="Times New Roman" w:eastAsia="Times New Roman" w:hAnsi="Times New Roman" w:cs="Times New Roman"/>
          <w:sz w:val="20"/>
          <w:szCs w:val="20"/>
        </w:rPr>
        <w:t>ngineering</w:t>
      </w:r>
    </w:p>
    <w:p w14:paraId="33225EC2" w14:textId="6376CFE9" w:rsidR="00B07C9B" w:rsidRDefault="0096696E" w:rsidP="00B07C9B">
      <w:pPr>
        <w:pStyle w:val="ListParagraph"/>
        <w:keepNext/>
        <w:keepLines/>
        <w:numPr>
          <w:ilvl w:val="0"/>
          <w:numId w:val="19"/>
        </w:numPr>
        <w:pBdr>
          <w:top w:val="nil"/>
          <w:left w:val="nil"/>
          <w:bottom w:val="nil"/>
          <w:right w:val="nil"/>
          <w:between w:val="nil"/>
        </w:pBdr>
        <w:spacing w:after="0" w:line="240" w:lineRule="auto"/>
        <w:rPr>
          <w:rFonts w:ascii="Times New Roman" w:eastAsia="Times New Roman" w:hAnsi="Times New Roman" w:cs="Times New Roman"/>
          <w:sz w:val="20"/>
          <w:szCs w:val="20"/>
        </w:rPr>
      </w:pPr>
      <w:r w:rsidRPr="0096696E">
        <w:rPr>
          <w:rFonts w:ascii="Times New Roman" w:eastAsia="Times New Roman" w:hAnsi="Times New Roman" w:cs="Times New Roman"/>
          <w:sz w:val="20"/>
          <w:szCs w:val="20"/>
        </w:rPr>
        <w:t xml:space="preserve">Artificial </w:t>
      </w:r>
      <w:r w:rsidR="00B07C9B">
        <w:rPr>
          <w:rFonts w:ascii="Times New Roman" w:eastAsia="Times New Roman" w:hAnsi="Times New Roman" w:cs="Times New Roman"/>
          <w:sz w:val="20"/>
          <w:szCs w:val="20"/>
        </w:rPr>
        <w:t>I</w:t>
      </w:r>
      <w:r w:rsidRPr="0096696E">
        <w:rPr>
          <w:rFonts w:ascii="Times New Roman" w:eastAsia="Times New Roman" w:hAnsi="Times New Roman" w:cs="Times New Roman"/>
          <w:sz w:val="20"/>
          <w:szCs w:val="20"/>
        </w:rPr>
        <w:t>ntelligence</w:t>
      </w:r>
      <w:r w:rsidR="00B07C9B">
        <w:rPr>
          <w:rFonts w:ascii="Times New Roman" w:eastAsia="Times New Roman" w:hAnsi="Times New Roman" w:cs="Times New Roman"/>
          <w:sz w:val="20"/>
          <w:szCs w:val="20"/>
        </w:rPr>
        <w:t xml:space="preserve"> (AI)</w:t>
      </w:r>
    </w:p>
    <w:p w14:paraId="6F378E26" w14:textId="77777777" w:rsidR="00B07C9B" w:rsidRDefault="0096696E" w:rsidP="00B07C9B">
      <w:pPr>
        <w:pStyle w:val="ListParagraph"/>
        <w:keepNext/>
        <w:keepLines/>
        <w:numPr>
          <w:ilvl w:val="0"/>
          <w:numId w:val="19"/>
        </w:numPr>
        <w:pBdr>
          <w:top w:val="nil"/>
          <w:left w:val="nil"/>
          <w:bottom w:val="nil"/>
          <w:right w:val="nil"/>
          <w:between w:val="nil"/>
        </w:pBdr>
        <w:spacing w:after="0" w:line="240" w:lineRule="auto"/>
        <w:rPr>
          <w:rFonts w:ascii="Times New Roman" w:eastAsia="Times New Roman" w:hAnsi="Times New Roman" w:cs="Times New Roman"/>
          <w:sz w:val="20"/>
          <w:szCs w:val="20"/>
        </w:rPr>
      </w:pPr>
      <w:r w:rsidRPr="0096696E">
        <w:rPr>
          <w:rFonts w:ascii="Times New Roman" w:eastAsia="Times New Roman" w:hAnsi="Times New Roman" w:cs="Times New Roman"/>
          <w:sz w:val="20"/>
          <w:szCs w:val="20"/>
        </w:rPr>
        <w:t>Deep Learning</w:t>
      </w:r>
    </w:p>
    <w:p w14:paraId="7BF271EC" w14:textId="1C755FDC" w:rsidR="00B07C9B" w:rsidRDefault="0096696E" w:rsidP="00B07C9B">
      <w:pPr>
        <w:pStyle w:val="ListParagraph"/>
        <w:keepNext/>
        <w:keepLines/>
        <w:numPr>
          <w:ilvl w:val="0"/>
          <w:numId w:val="19"/>
        </w:numPr>
        <w:pBdr>
          <w:top w:val="nil"/>
          <w:left w:val="nil"/>
          <w:bottom w:val="nil"/>
          <w:right w:val="nil"/>
          <w:between w:val="nil"/>
        </w:pBdr>
        <w:spacing w:after="0" w:line="240" w:lineRule="auto"/>
        <w:rPr>
          <w:rFonts w:ascii="Times New Roman" w:eastAsia="Times New Roman" w:hAnsi="Times New Roman" w:cs="Times New Roman"/>
          <w:sz w:val="20"/>
          <w:szCs w:val="20"/>
        </w:rPr>
      </w:pPr>
      <w:r w:rsidRPr="0096696E">
        <w:rPr>
          <w:rFonts w:ascii="Times New Roman" w:eastAsia="Times New Roman" w:hAnsi="Times New Roman" w:cs="Times New Roman"/>
          <w:sz w:val="20"/>
          <w:szCs w:val="20"/>
        </w:rPr>
        <w:t>Control Systems</w:t>
      </w:r>
    </w:p>
    <w:p w14:paraId="6CA50D35" w14:textId="77777777" w:rsidR="00E91ED7" w:rsidRDefault="00E91ED7" w:rsidP="0096696E">
      <w:pPr>
        <w:keepNext/>
        <w:keepLines/>
        <w:pBdr>
          <w:top w:val="nil"/>
          <w:left w:val="nil"/>
          <w:bottom w:val="nil"/>
          <w:right w:val="nil"/>
          <w:between w:val="nil"/>
        </w:pBdr>
        <w:spacing w:after="0" w:line="240" w:lineRule="auto"/>
        <w:rPr>
          <w:rFonts w:ascii="Times New Roman" w:eastAsia="Times New Roman" w:hAnsi="Times New Roman" w:cs="Times New Roman"/>
          <w:sz w:val="20"/>
          <w:szCs w:val="20"/>
        </w:rPr>
      </w:pPr>
    </w:p>
    <w:p w14:paraId="2C98EB6D" w14:textId="77777777" w:rsidR="00216198" w:rsidRDefault="00216198" w:rsidP="0096696E">
      <w:pPr>
        <w:keepNext/>
        <w:keepLines/>
        <w:pBdr>
          <w:top w:val="nil"/>
          <w:left w:val="nil"/>
          <w:bottom w:val="nil"/>
          <w:right w:val="nil"/>
          <w:between w:val="nil"/>
        </w:pBdr>
        <w:spacing w:after="0" w:line="240" w:lineRule="auto"/>
        <w:rPr>
          <w:rFonts w:ascii="Times New Roman" w:eastAsia="Times New Roman" w:hAnsi="Times New Roman" w:cs="Times New Roman"/>
          <w:sz w:val="20"/>
          <w:szCs w:val="20"/>
        </w:rPr>
      </w:pPr>
    </w:p>
    <w:p w14:paraId="72D30EB7" w14:textId="68AEADA6" w:rsidR="00CB6500" w:rsidRDefault="00CB6500" w:rsidP="00CB6500">
      <w:pPr>
        <w:spacing w:after="0" w:line="240" w:lineRule="auto"/>
        <w:rPr>
          <w:rFonts w:ascii="Arial" w:eastAsia="Arial" w:hAnsi="Arial" w:cs="Arial"/>
          <w:b/>
          <w:sz w:val="24"/>
          <w:szCs w:val="24"/>
        </w:rPr>
      </w:pPr>
      <w:r w:rsidRPr="00CB6500">
        <w:rPr>
          <w:rFonts w:ascii="Arial" w:eastAsia="Arial" w:hAnsi="Arial" w:cs="Arial"/>
          <w:b/>
          <w:sz w:val="24"/>
          <w:szCs w:val="24"/>
        </w:rPr>
        <w:t>HONORS</w:t>
      </w:r>
      <w:r w:rsidR="00FA7AB4">
        <w:rPr>
          <w:rFonts w:ascii="Arial" w:eastAsia="Arial" w:hAnsi="Arial" w:cs="Arial"/>
          <w:b/>
          <w:sz w:val="24"/>
          <w:szCs w:val="24"/>
        </w:rPr>
        <w:t xml:space="preserve"> AND AWARDS</w:t>
      </w:r>
    </w:p>
    <w:p w14:paraId="5C58FCB7" w14:textId="77777777" w:rsidR="00E91ED7" w:rsidRPr="00423C24" w:rsidRDefault="00E91ED7" w:rsidP="00CB6500">
      <w:pPr>
        <w:spacing w:after="0" w:line="240" w:lineRule="auto"/>
        <w:rPr>
          <w:rFonts w:ascii="Arial" w:eastAsia="Arial" w:hAnsi="Arial" w:cs="Arial"/>
          <w:b/>
          <w:sz w:val="20"/>
          <w:szCs w:val="20"/>
        </w:rPr>
      </w:pPr>
    </w:p>
    <w:tbl>
      <w:tblPr>
        <w:tblW w:w="10210" w:type="dxa"/>
        <w:tblCellSpacing w:w="15" w:type="dxa"/>
        <w:tblCellMar>
          <w:top w:w="15" w:type="dxa"/>
          <w:left w:w="15" w:type="dxa"/>
          <w:bottom w:w="15" w:type="dxa"/>
          <w:right w:w="15" w:type="dxa"/>
        </w:tblCellMar>
        <w:tblLook w:val="04A0" w:firstRow="1" w:lastRow="0" w:firstColumn="1" w:lastColumn="0" w:noHBand="0" w:noVBand="1"/>
      </w:tblPr>
      <w:tblGrid>
        <w:gridCol w:w="571"/>
        <w:gridCol w:w="3575"/>
        <w:gridCol w:w="6064"/>
      </w:tblGrid>
      <w:tr w:rsidR="003D389B" w:rsidRPr="00BF698A" w14:paraId="010346F1" w14:textId="77777777" w:rsidTr="00362EA4">
        <w:trPr>
          <w:trHeight w:val="207"/>
          <w:tblHeader/>
          <w:tblCellSpacing w:w="15" w:type="dxa"/>
        </w:trPr>
        <w:tc>
          <w:tcPr>
            <w:tcW w:w="526" w:type="dxa"/>
            <w:vAlign w:val="center"/>
            <w:hideMark/>
          </w:tcPr>
          <w:p w14:paraId="025FB069" w14:textId="77777777" w:rsidR="00BF698A" w:rsidRPr="00BF698A" w:rsidRDefault="00BF698A" w:rsidP="00BF698A">
            <w:pPr>
              <w:spacing w:after="0" w:line="240" w:lineRule="auto"/>
              <w:rPr>
                <w:rFonts w:ascii="Times New Roman" w:eastAsia="Times New Roman" w:hAnsi="Times New Roman" w:cs="Times New Roman"/>
                <w:b/>
                <w:bCs/>
                <w:sz w:val="20"/>
                <w:szCs w:val="20"/>
                <w:lang w:val="en-CA" w:eastAsia="en-CA"/>
              </w:rPr>
            </w:pPr>
            <w:r w:rsidRPr="00BF698A">
              <w:rPr>
                <w:rFonts w:ascii="Times New Roman" w:eastAsia="Times New Roman" w:hAnsi="Times New Roman" w:cs="Times New Roman"/>
                <w:b/>
                <w:bCs/>
                <w:sz w:val="20"/>
                <w:szCs w:val="20"/>
                <w:lang w:val="en-CA" w:eastAsia="en-CA"/>
              </w:rPr>
              <w:t>Year</w:t>
            </w:r>
          </w:p>
        </w:tc>
        <w:tc>
          <w:tcPr>
            <w:tcW w:w="3545" w:type="dxa"/>
            <w:vAlign w:val="center"/>
            <w:hideMark/>
          </w:tcPr>
          <w:p w14:paraId="2BFF5F79" w14:textId="77777777" w:rsidR="00BF698A" w:rsidRPr="00BF698A" w:rsidRDefault="00BF698A" w:rsidP="00BF698A">
            <w:pPr>
              <w:spacing w:after="0" w:line="240" w:lineRule="auto"/>
              <w:jc w:val="center"/>
              <w:rPr>
                <w:rFonts w:ascii="Times New Roman" w:eastAsia="Times New Roman" w:hAnsi="Times New Roman" w:cs="Times New Roman"/>
                <w:b/>
                <w:bCs/>
                <w:sz w:val="20"/>
                <w:szCs w:val="20"/>
                <w:lang w:val="en-CA" w:eastAsia="en-CA"/>
              </w:rPr>
            </w:pPr>
            <w:r w:rsidRPr="00BF698A">
              <w:rPr>
                <w:rFonts w:ascii="Times New Roman" w:eastAsia="Times New Roman" w:hAnsi="Times New Roman" w:cs="Times New Roman"/>
                <w:b/>
                <w:bCs/>
                <w:sz w:val="20"/>
                <w:szCs w:val="20"/>
                <w:lang w:val="en-CA" w:eastAsia="en-CA"/>
              </w:rPr>
              <w:t>Award</w:t>
            </w:r>
          </w:p>
        </w:tc>
        <w:tc>
          <w:tcPr>
            <w:tcW w:w="6019" w:type="dxa"/>
            <w:vAlign w:val="center"/>
            <w:hideMark/>
          </w:tcPr>
          <w:p w14:paraId="7EFE68B1" w14:textId="77777777" w:rsidR="00BF698A" w:rsidRPr="00BF698A" w:rsidRDefault="00BF698A" w:rsidP="00BF698A">
            <w:pPr>
              <w:spacing w:after="0" w:line="240" w:lineRule="auto"/>
              <w:jc w:val="center"/>
              <w:rPr>
                <w:rFonts w:ascii="Times New Roman" w:eastAsia="Times New Roman" w:hAnsi="Times New Roman" w:cs="Times New Roman"/>
                <w:b/>
                <w:bCs/>
                <w:sz w:val="20"/>
                <w:szCs w:val="20"/>
                <w:lang w:val="en-CA" w:eastAsia="en-CA"/>
              </w:rPr>
            </w:pPr>
            <w:r w:rsidRPr="00BF698A">
              <w:rPr>
                <w:rFonts w:ascii="Times New Roman" w:eastAsia="Times New Roman" w:hAnsi="Times New Roman" w:cs="Times New Roman"/>
                <w:b/>
                <w:bCs/>
                <w:sz w:val="20"/>
                <w:szCs w:val="20"/>
                <w:lang w:val="en-CA" w:eastAsia="en-CA"/>
              </w:rPr>
              <w:t>Organization / Description</w:t>
            </w:r>
          </w:p>
        </w:tc>
      </w:tr>
      <w:tr w:rsidR="003D389B" w:rsidRPr="00BF698A" w14:paraId="5C1BA13C" w14:textId="77777777" w:rsidTr="00362EA4">
        <w:trPr>
          <w:trHeight w:val="399"/>
          <w:tblCellSpacing w:w="15" w:type="dxa"/>
        </w:trPr>
        <w:tc>
          <w:tcPr>
            <w:tcW w:w="526" w:type="dxa"/>
            <w:vAlign w:val="center"/>
            <w:hideMark/>
          </w:tcPr>
          <w:p w14:paraId="75C529BE"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b/>
                <w:bCs/>
                <w:sz w:val="20"/>
                <w:szCs w:val="20"/>
                <w:lang w:val="en-CA" w:eastAsia="en-CA"/>
              </w:rPr>
              <w:t>2025</w:t>
            </w:r>
          </w:p>
        </w:tc>
        <w:tc>
          <w:tcPr>
            <w:tcW w:w="3545" w:type="dxa"/>
            <w:vAlign w:val="center"/>
            <w:hideMark/>
          </w:tcPr>
          <w:p w14:paraId="27DF65F2" w14:textId="01262811"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1st Place – Battery Workforce Challenge (BWC), Year 2</w:t>
            </w:r>
            <w:r w:rsidR="00790410">
              <w:rPr>
                <w:rFonts w:ascii="Times New Roman" w:eastAsia="Times New Roman" w:hAnsi="Times New Roman" w:cs="Times New Roman"/>
                <w:sz w:val="20"/>
                <w:szCs w:val="20"/>
                <w:lang w:val="en-CA" w:eastAsia="en-CA"/>
              </w:rPr>
              <w:t xml:space="preserve"> </w:t>
            </w:r>
            <w:r w:rsidR="00790410" w:rsidRPr="00BF698A">
              <w:rPr>
                <w:rFonts w:ascii="Times New Roman" w:eastAsia="Times New Roman" w:hAnsi="Times New Roman" w:cs="Times New Roman"/>
                <w:sz w:val="20"/>
                <w:szCs w:val="20"/>
                <w:lang w:val="en-CA" w:eastAsia="en-CA"/>
              </w:rPr>
              <w:t>– $25,000 prize</w:t>
            </w:r>
            <w:r w:rsidR="00790410">
              <w:rPr>
                <w:rFonts w:ascii="Times New Roman" w:eastAsia="Times New Roman" w:hAnsi="Times New Roman" w:cs="Times New Roman"/>
                <w:sz w:val="20"/>
                <w:szCs w:val="20"/>
                <w:lang w:val="en-CA" w:eastAsia="en-CA"/>
              </w:rPr>
              <w:t xml:space="preserve"> </w:t>
            </w:r>
          </w:p>
        </w:tc>
        <w:tc>
          <w:tcPr>
            <w:tcW w:w="6019" w:type="dxa"/>
            <w:vAlign w:val="center"/>
            <w:hideMark/>
          </w:tcPr>
          <w:p w14:paraId="4056C6F6" w14:textId="4F1046AB"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 xml:space="preserve">Stellantis &amp; U.S. Department of Energy </w:t>
            </w:r>
            <w:r w:rsidR="003109A1">
              <w:rPr>
                <w:rFonts w:ascii="Times New Roman" w:eastAsia="Times New Roman" w:hAnsi="Times New Roman" w:cs="Times New Roman"/>
                <w:sz w:val="20"/>
                <w:szCs w:val="20"/>
                <w:lang w:val="en-CA" w:eastAsia="en-CA"/>
              </w:rPr>
              <w:t>(</w:t>
            </w:r>
            <w:r w:rsidR="001D1A1E">
              <w:rPr>
                <w:rFonts w:ascii="Times New Roman" w:eastAsia="Times New Roman" w:hAnsi="Times New Roman" w:cs="Times New Roman"/>
                <w:sz w:val="20"/>
                <w:szCs w:val="20"/>
                <w:lang w:val="en-CA" w:eastAsia="en-CA"/>
              </w:rPr>
              <w:t>co-</w:t>
            </w:r>
            <w:r w:rsidR="003109A1">
              <w:rPr>
                <w:rFonts w:ascii="Times New Roman" w:eastAsia="Times New Roman" w:hAnsi="Times New Roman" w:cs="Times New Roman"/>
                <w:sz w:val="20"/>
                <w:szCs w:val="20"/>
                <w:lang w:val="en-CA" w:eastAsia="en-CA"/>
              </w:rPr>
              <w:t>lead faculty advisor</w:t>
            </w:r>
            <w:r w:rsidR="001D1A1E">
              <w:rPr>
                <w:rFonts w:ascii="Times New Roman" w:eastAsia="Times New Roman" w:hAnsi="Times New Roman" w:cs="Times New Roman"/>
                <w:sz w:val="20"/>
                <w:szCs w:val="20"/>
                <w:lang w:val="en-CA" w:eastAsia="en-CA"/>
              </w:rPr>
              <w:t xml:space="preserve"> for the team</w:t>
            </w:r>
            <w:r w:rsidR="003109A1">
              <w:rPr>
                <w:rFonts w:ascii="Times New Roman" w:eastAsia="Times New Roman" w:hAnsi="Times New Roman" w:cs="Times New Roman"/>
                <w:sz w:val="20"/>
                <w:szCs w:val="20"/>
                <w:lang w:val="en-CA" w:eastAsia="en-CA"/>
              </w:rPr>
              <w:t>)</w:t>
            </w:r>
            <w:r w:rsidRPr="00BF698A">
              <w:rPr>
                <w:rFonts w:ascii="Times New Roman" w:eastAsia="Times New Roman" w:hAnsi="Times New Roman" w:cs="Times New Roman"/>
                <w:sz w:val="20"/>
                <w:szCs w:val="20"/>
                <w:lang w:val="en-CA" w:eastAsia="en-CA"/>
              </w:rPr>
              <w:t>.</w:t>
            </w:r>
          </w:p>
        </w:tc>
      </w:tr>
      <w:tr w:rsidR="003D389B" w:rsidRPr="00BF698A" w14:paraId="4C31EB69" w14:textId="77777777" w:rsidTr="00362EA4">
        <w:trPr>
          <w:trHeight w:val="207"/>
          <w:tblCellSpacing w:w="15" w:type="dxa"/>
        </w:trPr>
        <w:tc>
          <w:tcPr>
            <w:tcW w:w="526" w:type="dxa"/>
            <w:vAlign w:val="center"/>
            <w:hideMark/>
          </w:tcPr>
          <w:p w14:paraId="2B055AC8"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p>
        </w:tc>
        <w:tc>
          <w:tcPr>
            <w:tcW w:w="3545" w:type="dxa"/>
            <w:vAlign w:val="center"/>
            <w:hideMark/>
          </w:tcPr>
          <w:p w14:paraId="07787849"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FW Technical Excellence Award</w:t>
            </w:r>
          </w:p>
        </w:tc>
        <w:tc>
          <w:tcPr>
            <w:tcW w:w="6019" w:type="dxa"/>
            <w:vAlign w:val="center"/>
            <w:hideMark/>
          </w:tcPr>
          <w:p w14:paraId="33AB42E4" w14:textId="4902BF1C"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 xml:space="preserve">BWC – </w:t>
            </w:r>
            <w:r w:rsidR="001D1A1E">
              <w:rPr>
                <w:rFonts w:ascii="Times New Roman" w:eastAsia="Times New Roman" w:hAnsi="Times New Roman" w:cs="Times New Roman"/>
                <w:sz w:val="20"/>
                <w:szCs w:val="20"/>
                <w:lang w:val="en-CA" w:eastAsia="en-CA"/>
              </w:rPr>
              <w:t>Team r</w:t>
            </w:r>
            <w:r w:rsidRPr="00BF698A">
              <w:rPr>
                <w:rFonts w:ascii="Times New Roman" w:eastAsia="Times New Roman" w:hAnsi="Times New Roman" w:cs="Times New Roman"/>
                <w:sz w:val="20"/>
                <w:szCs w:val="20"/>
                <w:lang w:val="en-CA" w:eastAsia="en-CA"/>
              </w:rPr>
              <w:t>ecognized for outstanding engineering design.</w:t>
            </w:r>
          </w:p>
        </w:tc>
      </w:tr>
      <w:tr w:rsidR="003D389B" w:rsidRPr="00BF698A" w14:paraId="7E03CF78" w14:textId="77777777" w:rsidTr="00362EA4">
        <w:trPr>
          <w:trHeight w:val="298"/>
          <w:tblCellSpacing w:w="15" w:type="dxa"/>
        </w:trPr>
        <w:tc>
          <w:tcPr>
            <w:tcW w:w="526" w:type="dxa"/>
            <w:vAlign w:val="center"/>
            <w:hideMark/>
          </w:tcPr>
          <w:p w14:paraId="3220F908"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p>
        </w:tc>
        <w:tc>
          <w:tcPr>
            <w:tcW w:w="3545" w:type="dxa"/>
            <w:vAlign w:val="center"/>
            <w:hideMark/>
          </w:tcPr>
          <w:p w14:paraId="35FE723C"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Vocational Innovation in Battery Award</w:t>
            </w:r>
          </w:p>
        </w:tc>
        <w:tc>
          <w:tcPr>
            <w:tcW w:w="6019" w:type="dxa"/>
            <w:vAlign w:val="center"/>
            <w:hideMark/>
          </w:tcPr>
          <w:p w14:paraId="7D7148D3"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BWC – For innovation in battery training and skills development.</w:t>
            </w:r>
          </w:p>
        </w:tc>
      </w:tr>
      <w:tr w:rsidR="003D389B" w:rsidRPr="00BF698A" w14:paraId="466E6E18" w14:textId="77777777" w:rsidTr="00362EA4">
        <w:trPr>
          <w:trHeight w:val="207"/>
          <w:tblCellSpacing w:w="15" w:type="dxa"/>
        </w:trPr>
        <w:tc>
          <w:tcPr>
            <w:tcW w:w="526" w:type="dxa"/>
            <w:vAlign w:val="center"/>
            <w:hideMark/>
          </w:tcPr>
          <w:p w14:paraId="733B2281"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p>
        </w:tc>
        <w:tc>
          <w:tcPr>
            <w:tcW w:w="3545" w:type="dxa"/>
            <w:vAlign w:val="center"/>
            <w:hideMark/>
          </w:tcPr>
          <w:p w14:paraId="3EA7AF11"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Expert in Change Control</w:t>
            </w:r>
          </w:p>
        </w:tc>
        <w:tc>
          <w:tcPr>
            <w:tcW w:w="6019" w:type="dxa"/>
            <w:vAlign w:val="center"/>
            <w:hideMark/>
          </w:tcPr>
          <w:p w14:paraId="41F3F0EC"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BWC – Excellence in managing engineering change.</w:t>
            </w:r>
          </w:p>
        </w:tc>
      </w:tr>
      <w:tr w:rsidR="003D389B" w:rsidRPr="00BF698A" w14:paraId="50AC33D0" w14:textId="77777777" w:rsidTr="00362EA4">
        <w:trPr>
          <w:trHeight w:val="207"/>
          <w:tblCellSpacing w:w="15" w:type="dxa"/>
        </w:trPr>
        <w:tc>
          <w:tcPr>
            <w:tcW w:w="526" w:type="dxa"/>
            <w:vAlign w:val="center"/>
            <w:hideMark/>
          </w:tcPr>
          <w:p w14:paraId="158258D3"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p>
        </w:tc>
        <w:tc>
          <w:tcPr>
            <w:tcW w:w="3545" w:type="dxa"/>
            <w:vAlign w:val="center"/>
            <w:hideMark/>
          </w:tcPr>
          <w:p w14:paraId="449662C8"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Technical Excellence in Cell Simulation</w:t>
            </w:r>
          </w:p>
        </w:tc>
        <w:tc>
          <w:tcPr>
            <w:tcW w:w="6019" w:type="dxa"/>
            <w:vAlign w:val="center"/>
            <w:hideMark/>
          </w:tcPr>
          <w:p w14:paraId="58585B1C"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BWC – Outstanding simulation and modeling of battery cells.</w:t>
            </w:r>
          </w:p>
        </w:tc>
      </w:tr>
      <w:tr w:rsidR="003D389B" w:rsidRPr="00BF698A" w14:paraId="778B0848" w14:textId="77777777" w:rsidTr="00362EA4">
        <w:trPr>
          <w:trHeight w:val="207"/>
          <w:tblCellSpacing w:w="15" w:type="dxa"/>
        </w:trPr>
        <w:tc>
          <w:tcPr>
            <w:tcW w:w="526" w:type="dxa"/>
            <w:vAlign w:val="center"/>
            <w:hideMark/>
          </w:tcPr>
          <w:p w14:paraId="794C88F4"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p>
        </w:tc>
        <w:tc>
          <w:tcPr>
            <w:tcW w:w="3545" w:type="dxa"/>
            <w:vAlign w:val="center"/>
            <w:hideMark/>
          </w:tcPr>
          <w:p w14:paraId="082EE30B"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Technical Distinction Award</w:t>
            </w:r>
          </w:p>
        </w:tc>
        <w:tc>
          <w:tcPr>
            <w:tcW w:w="6019" w:type="dxa"/>
            <w:vAlign w:val="center"/>
            <w:hideMark/>
          </w:tcPr>
          <w:p w14:paraId="09C8CDC7"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BWC – Recognition for overall technical contribution.</w:t>
            </w:r>
          </w:p>
        </w:tc>
      </w:tr>
      <w:tr w:rsidR="003D389B" w:rsidRPr="00BF698A" w14:paraId="1080D249" w14:textId="77777777" w:rsidTr="00362EA4">
        <w:trPr>
          <w:trHeight w:val="198"/>
          <w:tblCellSpacing w:w="15" w:type="dxa"/>
        </w:trPr>
        <w:tc>
          <w:tcPr>
            <w:tcW w:w="526" w:type="dxa"/>
            <w:vAlign w:val="center"/>
            <w:hideMark/>
          </w:tcPr>
          <w:p w14:paraId="2BC9ACD1"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p>
        </w:tc>
        <w:tc>
          <w:tcPr>
            <w:tcW w:w="3545" w:type="dxa"/>
            <w:vAlign w:val="center"/>
            <w:hideMark/>
          </w:tcPr>
          <w:p w14:paraId="72F78EBC"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Outstanding Mini Module Award</w:t>
            </w:r>
          </w:p>
        </w:tc>
        <w:tc>
          <w:tcPr>
            <w:tcW w:w="6019" w:type="dxa"/>
            <w:vAlign w:val="center"/>
            <w:hideMark/>
          </w:tcPr>
          <w:p w14:paraId="1E2BC712"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BWC – Best performance in mini module battery design.</w:t>
            </w:r>
          </w:p>
        </w:tc>
      </w:tr>
      <w:tr w:rsidR="003D389B" w:rsidRPr="00BF698A" w14:paraId="6212F6CC" w14:textId="77777777" w:rsidTr="00362EA4">
        <w:trPr>
          <w:trHeight w:val="207"/>
          <w:tblCellSpacing w:w="15" w:type="dxa"/>
        </w:trPr>
        <w:tc>
          <w:tcPr>
            <w:tcW w:w="526" w:type="dxa"/>
            <w:vAlign w:val="center"/>
            <w:hideMark/>
          </w:tcPr>
          <w:p w14:paraId="390FFEB4"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p>
        </w:tc>
        <w:tc>
          <w:tcPr>
            <w:tcW w:w="3545" w:type="dxa"/>
            <w:vAlign w:val="center"/>
            <w:hideMark/>
          </w:tcPr>
          <w:p w14:paraId="35AB2478"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Collaborative Innovation Award</w:t>
            </w:r>
          </w:p>
        </w:tc>
        <w:tc>
          <w:tcPr>
            <w:tcW w:w="6019" w:type="dxa"/>
            <w:vAlign w:val="center"/>
            <w:hideMark/>
          </w:tcPr>
          <w:p w14:paraId="01A2EAB6"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BWC – Excellence in teamwork and innovation.</w:t>
            </w:r>
          </w:p>
        </w:tc>
      </w:tr>
      <w:tr w:rsidR="003D389B" w:rsidRPr="00BF698A" w14:paraId="13ED4F86" w14:textId="77777777" w:rsidTr="00362EA4">
        <w:trPr>
          <w:trHeight w:val="406"/>
          <w:tblCellSpacing w:w="15" w:type="dxa"/>
        </w:trPr>
        <w:tc>
          <w:tcPr>
            <w:tcW w:w="526" w:type="dxa"/>
            <w:vAlign w:val="center"/>
            <w:hideMark/>
          </w:tcPr>
          <w:p w14:paraId="0C92D02C"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p>
        </w:tc>
        <w:tc>
          <w:tcPr>
            <w:tcW w:w="3545" w:type="dxa"/>
            <w:vAlign w:val="center"/>
            <w:hideMark/>
          </w:tcPr>
          <w:p w14:paraId="7748E1AD"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Expert in DFMEA</w:t>
            </w:r>
          </w:p>
        </w:tc>
        <w:tc>
          <w:tcPr>
            <w:tcW w:w="6019" w:type="dxa"/>
            <w:vAlign w:val="center"/>
            <w:hideMark/>
          </w:tcPr>
          <w:p w14:paraId="4206A4CE" w14:textId="61FCD8B6"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 xml:space="preserve">BWC – knowledge in Design Failure Mode </w:t>
            </w:r>
            <w:r w:rsidR="003D389B">
              <w:rPr>
                <w:rFonts w:ascii="Times New Roman" w:eastAsia="Times New Roman" w:hAnsi="Times New Roman" w:cs="Times New Roman"/>
                <w:sz w:val="20"/>
                <w:szCs w:val="20"/>
                <w:lang w:val="en-CA" w:eastAsia="en-CA"/>
              </w:rPr>
              <w:t>&amp;</w:t>
            </w:r>
            <w:r w:rsidRPr="00BF698A">
              <w:rPr>
                <w:rFonts w:ascii="Times New Roman" w:eastAsia="Times New Roman" w:hAnsi="Times New Roman" w:cs="Times New Roman"/>
                <w:sz w:val="20"/>
                <w:szCs w:val="20"/>
                <w:lang w:val="en-CA" w:eastAsia="en-CA"/>
              </w:rPr>
              <w:t xml:space="preserve"> Effects Analysis.</w:t>
            </w:r>
          </w:p>
        </w:tc>
      </w:tr>
      <w:tr w:rsidR="003D389B" w:rsidRPr="00BF698A" w14:paraId="7EE97AF4" w14:textId="77777777" w:rsidTr="00362EA4">
        <w:trPr>
          <w:trHeight w:val="207"/>
          <w:tblCellSpacing w:w="15" w:type="dxa"/>
        </w:trPr>
        <w:tc>
          <w:tcPr>
            <w:tcW w:w="526" w:type="dxa"/>
            <w:vAlign w:val="center"/>
            <w:hideMark/>
          </w:tcPr>
          <w:p w14:paraId="1210959C"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p>
        </w:tc>
        <w:tc>
          <w:tcPr>
            <w:tcW w:w="3545" w:type="dxa"/>
            <w:vAlign w:val="center"/>
            <w:hideMark/>
          </w:tcPr>
          <w:p w14:paraId="2148318E"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BDU Integration &amp; Performance</w:t>
            </w:r>
          </w:p>
        </w:tc>
        <w:tc>
          <w:tcPr>
            <w:tcW w:w="6019" w:type="dxa"/>
            <w:vAlign w:val="center"/>
            <w:hideMark/>
          </w:tcPr>
          <w:p w14:paraId="69A1CAAF"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BWC – Excellence in Battery Disconnect Unit integration.</w:t>
            </w:r>
          </w:p>
        </w:tc>
      </w:tr>
      <w:tr w:rsidR="003D389B" w:rsidRPr="00BF698A" w14:paraId="67E9118A" w14:textId="77777777" w:rsidTr="00362EA4">
        <w:trPr>
          <w:trHeight w:val="207"/>
          <w:tblCellSpacing w:w="15" w:type="dxa"/>
        </w:trPr>
        <w:tc>
          <w:tcPr>
            <w:tcW w:w="526" w:type="dxa"/>
            <w:vAlign w:val="center"/>
            <w:hideMark/>
          </w:tcPr>
          <w:p w14:paraId="5E1EEB9C"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p>
        </w:tc>
        <w:tc>
          <w:tcPr>
            <w:tcW w:w="3545" w:type="dxa"/>
            <w:vAlign w:val="center"/>
            <w:hideMark/>
          </w:tcPr>
          <w:p w14:paraId="63419B02"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Excellence in HIL Innovation</w:t>
            </w:r>
          </w:p>
        </w:tc>
        <w:tc>
          <w:tcPr>
            <w:tcW w:w="6019" w:type="dxa"/>
            <w:vAlign w:val="center"/>
            <w:hideMark/>
          </w:tcPr>
          <w:p w14:paraId="66E485AC"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BWC – Hardware-in-the-Loop testing excellence.</w:t>
            </w:r>
          </w:p>
        </w:tc>
      </w:tr>
      <w:tr w:rsidR="003D389B" w:rsidRPr="00BF698A" w14:paraId="6CA658FF" w14:textId="77777777" w:rsidTr="00362EA4">
        <w:trPr>
          <w:trHeight w:val="207"/>
          <w:tblCellSpacing w:w="15" w:type="dxa"/>
        </w:trPr>
        <w:tc>
          <w:tcPr>
            <w:tcW w:w="526" w:type="dxa"/>
            <w:vAlign w:val="center"/>
            <w:hideMark/>
          </w:tcPr>
          <w:p w14:paraId="7352D736"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p>
        </w:tc>
        <w:tc>
          <w:tcPr>
            <w:tcW w:w="3545" w:type="dxa"/>
            <w:vAlign w:val="center"/>
            <w:hideMark/>
          </w:tcPr>
          <w:p w14:paraId="4C172B07"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Eaton Power Distribution Award</w:t>
            </w:r>
          </w:p>
        </w:tc>
        <w:tc>
          <w:tcPr>
            <w:tcW w:w="6019" w:type="dxa"/>
            <w:vAlign w:val="center"/>
            <w:hideMark/>
          </w:tcPr>
          <w:p w14:paraId="2FDA817D" w14:textId="4AC98703"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 xml:space="preserve">BWC – Recognition in </w:t>
            </w:r>
            <w:r w:rsidR="003D389B">
              <w:rPr>
                <w:rFonts w:ascii="Times New Roman" w:eastAsia="Times New Roman" w:hAnsi="Times New Roman" w:cs="Times New Roman"/>
                <w:sz w:val="20"/>
                <w:szCs w:val="20"/>
                <w:lang w:val="en-CA" w:eastAsia="en-CA"/>
              </w:rPr>
              <w:t>design execution excellence</w:t>
            </w:r>
            <w:r w:rsidRPr="00BF698A">
              <w:rPr>
                <w:rFonts w:ascii="Times New Roman" w:eastAsia="Times New Roman" w:hAnsi="Times New Roman" w:cs="Times New Roman"/>
                <w:sz w:val="20"/>
                <w:szCs w:val="20"/>
                <w:lang w:val="en-CA" w:eastAsia="en-CA"/>
              </w:rPr>
              <w:t>.</w:t>
            </w:r>
          </w:p>
        </w:tc>
      </w:tr>
      <w:tr w:rsidR="003D389B" w:rsidRPr="00BF698A" w14:paraId="68BA3B7C" w14:textId="77777777" w:rsidTr="00362EA4">
        <w:trPr>
          <w:trHeight w:val="224"/>
          <w:tblCellSpacing w:w="15" w:type="dxa"/>
        </w:trPr>
        <w:tc>
          <w:tcPr>
            <w:tcW w:w="526" w:type="dxa"/>
            <w:vAlign w:val="center"/>
            <w:hideMark/>
          </w:tcPr>
          <w:p w14:paraId="44B11E81"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b/>
                <w:bCs/>
                <w:sz w:val="20"/>
                <w:szCs w:val="20"/>
                <w:lang w:val="en-CA" w:eastAsia="en-CA"/>
              </w:rPr>
              <w:t>2024</w:t>
            </w:r>
          </w:p>
        </w:tc>
        <w:tc>
          <w:tcPr>
            <w:tcW w:w="3545" w:type="dxa"/>
            <w:vAlign w:val="center"/>
            <w:hideMark/>
          </w:tcPr>
          <w:p w14:paraId="59EC1C0B" w14:textId="6F3815DC"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Best Battery Cell Characterization Award</w:t>
            </w:r>
          </w:p>
        </w:tc>
        <w:tc>
          <w:tcPr>
            <w:tcW w:w="6019" w:type="dxa"/>
            <w:vAlign w:val="center"/>
            <w:hideMark/>
          </w:tcPr>
          <w:p w14:paraId="51FCC263" w14:textId="322E0EBA"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BWC – Recognized for precision in battery testing.</w:t>
            </w:r>
          </w:p>
        </w:tc>
      </w:tr>
      <w:tr w:rsidR="003D389B" w:rsidRPr="00BF698A" w14:paraId="1428DCF7" w14:textId="77777777" w:rsidTr="00362EA4">
        <w:trPr>
          <w:trHeight w:val="274"/>
          <w:tblCellSpacing w:w="15" w:type="dxa"/>
        </w:trPr>
        <w:tc>
          <w:tcPr>
            <w:tcW w:w="526" w:type="dxa"/>
            <w:vAlign w:val="center"/>
            <w:hideMark/>
          </w:tcPr>
          <w:p w14:paraId="4B88F6FD"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p>
        </w:tc>
        <w:tc>
          <w:tcPr>
            <w:tcW w:w="3545" w:type="dxa"/>
            <w:vAlign w:val="center"/>
            <w:hideMark/>
          </w:tcPr>
          <w:p w14:paraId="607813D0" w14:textId="2AE79A2A"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Best Battery Expo Award – CAD $8,500</w:t>
            </w:r>
          </w:p>
        </w:tc>
        <w:tc>
          <w:tcPr>
            <w:tcW w:w="6019" w:type="dxa"/>
            <w:vAlign w:val="center"/>
            <w:hideMark/>
          </w:tcPr>
          <w:p w14:paraId="799CEC79" w14:textId="409B9D43"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BWC – Co-recipient for outstanding presentation</w:t>
            </w:r>
            <w:r w:rsidR="003D389B">
              <w:rPr>
                <w:rFonts w:ascii="Times New Roman" w:eastAsia="Times New Roman" w:hAnsi="Times New Roman" w:cs="Times New Roman"/>
                <w:sz w:val="20"/>
                <w:szCs w:val="20"/>
                <w:lang w:val="en-CA" w:eastAsia="en-CA"/>
              </w:rPr>
              <w:t xml:space="preserve"> at Expo</w:t>
            </w:r>
            <w:r w:rsidRPr="00BF698A">
              <w:rPr>
                <w:rFonts w:ascii="Times New Roman" w:eastAsia="Times New Roman" w:hAnsi="Times New Roman" w:cs="Times New Roman"/>
                <w:sz w:val="20"/>
                <w:szCs w:val="20"/>
                <w:lang w:val="en-CA" w:eastAsia="en-CA"/>
              </w:rPr>
              <w:t>.</w:t>
            </w:r>
          </w:p>
        </w:tc>
      </w:tr>
      <w:tr w:rsidR="003D389B" w:rsidRPr="00BF698A" w14:paraId="51F8C749" w14:textId="77777777" w:rsidTr="00362EA4">
        <w:trPr>
          <w:trHeight w:val="406"/>
          <w:tblCellSpacing w:w="15" w:type="dxa"/>
        </w:trPr>
        <w:tc>
          <w:tcPr>
            <w:tcW w:w="526" w:type="dxa"/>
            <w:vAlign w:val="center"/>
            <w:hideMark/>
          </w:tcPr>
          <w:p w14:paraId="7EB19EB5"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b/>
                <w:bCs/>
                <w:sz w:val="20"/>
                <w:szCs w:val="20"/>
                <w:lang w:val="en-CA" w:eastAsia="en-CA"/>
              </w:rPr>
              <w:t>2022</w:t>
            </w:r>
          </w:p>
        </w:tc>
        <w:tc>
          <w:tcPr>
            <w:tcW w:w="3545" w:type="dxa"/>
            <w:vAlign w:val="center"/>
            <w:hideMark/>
          </w:tcPr>
          <w:p w14:paraId="7F2281AF" w14:textId="59D679B8"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Critical Technical Talent Award – CAD $95,000</w:t>
            </w:r>
          </w:p>
        </w:tc>
        <w:tc>
          <w:tcPr>
            <w:tcW w:w="6019" w:type="dxa"/>
            <w:vAlign w:val="center"/>
            <w:hideMark/>
          </w:tcPr>
          <w:p w14:paraId="69D60132" w14:textId="376A292E"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 xml:space="preserve">General Motors – For leadership in AI </w:t>
            </w:r>
            <w:r w:rsidR="009C37FA">
              <w:rPr>
                <w:rFonts w:ascii="Times New Roman" w:eastAsia="Times New Roman" w:hAnsi="Times New Roman" w:cs="Times New Roman"/>
                <w:sz w:val="20"/>
                <w:szCs w:val="20"/>
                <w:lang w:val="en-CA" w:eastAsia="en-CA"/>
              </w:rPr>
              <w:t xml:space="preserve">systems </w:t>
            </w:r>
            <w:r w:rsidRPr="00BF698A">
              <w:rPr>
                <w:rFonts w:ascii="Times New Roman" w:eastAsia="Times New Roman" w:hAnsi="Times New Roman" w:cs="Times New Roman"/>
                <w:sz w:val="20"/>
                <w:szCs w:val="20"/>
                <w:lang w:val="en-CA" w:eastAsia="en-CA"/>
              </w:rPr>
              <w:t>validation for autonomous vehicles.</w:t>
            </w:r>
          </w:p>
        </w:tc>
      </w:tr>
      <w:tr w:rsidR="003D389B" w:rsidRPr="00BF698A" w14:paraId="2720C18D" w14:textId="77777777" w:rsidTr="00362EA4">
        <w:trPr>
          <w:trHeight w:val="207"/>
          <w:tblCellSpacing w:w="15" w:type="dxa"/>
        </w:trPr>
        <w:tc>
          <w:tcPr>
            <w:tcW w:w="526" w:type="dxa"/>
            <w:vAlign w:val="center"/>
            <w:hideMark/>
          </w:tcPr>
          <w:p w14:paraId="5002197B"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b/>
                <w:bCs/>
                <w:sz w:val="20"/>
                <w:szCs w:val="20"/>
                <w:lang w:val="en-CA" w:eastAsia="en-CA"/>
              </w:rPr>
              <w:t>2018</w:t>
            </w:r>
          </w:p>
        </w:tc>
        <w:tc>
          <w:tcPr>
            <w:tcW w:w="3545" w:type="dxa"/>
            <w:vAlign w:val="center"/>
            <w:hideMark/>
          </w:tcPr>
          <w:p w14:paraId="7B9854FA" w14:textId="604A586A"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Best Paper Award</w:t>
            </w:r>
          </w:p>
        </w:tc>
        <w:tc>
          <w:tcPr>
            <w:tcW w:w="6019" w:type="dxa"/>
            <w:vAlign w:val="center"/>
            <w:hideMark/>
          </w:tcPr>
          <w:p w14:paraId="1E00FE19" w14:textId="21978902"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 xml:space="preserve">IEEE Transactions on Industrial Electronics </w:t>
            </w:r>
          </w:p>
        </w:tc>
      </w:tr>
      <w:tr w:rsidR="003D389B" w:rsidRPr="00BF698A" w14:paraId="191178BA" w14:textId="77777777" w:rsidTr="00362EA4">
        <w:trPr>
          <w:trHeight w:val="198"/>
          <w:tblCellSpacing w:w="15" w:type="dxa"/>
        </w:trPr>
        <w:tc>
          <w:tcPr>
            <w:tcW w:w="526" w:type="dxa"/>
            <w:vAlign w:val="center"/>
            <w:hideMark/>
          </w:tcPr>
          <w:p w14:paraId="2EAE081A" w14:textId="77777777"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b/>
                <w:bCs/>
                <w:sz w:val="20"/>
                <w:szCs w:val="20"/>
                <w:lang w:val="en-CA" w:eastAsia="en-CA"/>
              </w:rPr>
              <w:t>2012</w:t>
            </w:r>
          </w:p>
        </w:tc>
        <w:tc>
          <w:tcPr>
            <w:tcW w:w="3545" w:type="dxa"/>
            <w:vAlign w:val="center"/>
            <w:hideMark/>
          </w:tcPr>
          <w:p w14:paraId="6579AB07" w14:textId="5E1168C5"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Best Paper Award</w:t>
            </w:r>
          </w:p>
        </w:tc>
        <w:tc>
          <w:tcPr>
            <w:tcW w:w="6019" w:type="dxa"/>
            <w:vAlign w:val="center"/>
            <w:hideMark/>
          </w:tcPr>
          <w:p w14:paraId="07A326BB" w14:textId="566870FB" w:rsidR="00BF698A" w:rsidRPr="00BF698A" w:rsidRDefault="00BF698A" w:rsidP="00BF698A">
            <w:pPr>
              <w:spacing w:after="0" w:line="240" w:lineRule="auto"/>
              <w:rPr>
                <w:rFonts w:ascii="Times New Roman" w:eastAsia="Times New Roman" w:hAnsi="Times New Roman" w:cs="Times New Roman"/>
                <w:sz w:val="20"/>
                <w:szCs w:val="20"/>
                <w:lang w:val="en-CA" w:eastAsia="en-CA"/>
              </w:rPr>
            </w:pPr>
            <w:r w:rsidRPr="00BF698A">
              <w:rPr>
                <w:rFonts w:ascii="Times New Roman" w:eastAsia="Times New Roman" w:hAnsi="Times New Roman" w:cs="Times New Roman"/>
                <w:sz w:val="20"/>
                <w:szCs w:val="20"/>
                <w:lang w:val="en-CA" w:eastAsia="en-CA"/>
              </w:rPr>
              <w:t>IEEE Transportation Electrification Conference (</w:t>
            </w:r>
            <w:proofErr w:type="spellStart"/>
            <w:r w:rsidRPr="00BF698A">
              <w:rPr>
                <w:rFonts w:ascii="Times New Roman" w:eastAsia="Times New Roman" w:hAnsi="Times New Roman" w:cs="Times New Roman"/>
                <w:sz w:val="20"/>
                <w:szCs w:val="20"/>
                <w:lang w:val="en-CA" w:eastAsia="en-CA"/>
              </w:rPr>
              <w:t>iTEC</w:t>
            </w:r>
            <w:proofErr w:type="spellEnd"/>
            <w:r w:rsidRPr="00BF698A">
              <w:rPr>
                <w:rFonts w:ascii="Times New Roman" w:eastAsia="Times New Roman" w:hAnsi="Times New Roman" w:cs="Times New Roman"/>
                <w:sz w:val="20"/>
                <w:szCs w:val="20"/>
                <w:lang w:val="en-CA" w:eastAsia="en-CA"/>
              </w:rPr>
              <w:t xml:space="preserve">) </w:t>
            </w:r>
          </w:p>
        </w:tc>
      </w:tr>
    </w:tbl>
    <w:p w14:paraId="4DF1E172" w14:textId="77777777" w:rsidR="00BF698A" w:rsidRPr="00BF698A" w:rsidRDefault="00BF698A" w:rsidP="00541BA8">
      <w:pPr>
        <w:keepLines/>
        <w:pBdr>
          <w:top w:val="nil"/>
          <w:left w:val="nil"/>
          <w:bottom w:val="nil"/>
          <w:right w:val="nil"/>
          <w:between w:val="nil"/>
        </w:pBdr>
        <w:tabs>
          <w:tab w:val="left" w:pos="1418"/>
        </w:tabs>
        <w:spacing w:after="0" w:line="240" w:lineRule="auto"/>
        <w:ind w:left="1418"/>
        <w:jc w:val="both"/>
        <w:rPr>
          <w:rFonts w:ascii="Times New Roman" w:eastAsia="Times New Roman" w:hAnsi="Times New Roman" w:cs="Times New Roman"/>
          <w:sz w:val="20"/>
          <w:szCs w:val="20"/>
          <w:lang w:val="en-CA"/>
        </w:rPr>
      </w:pPr>
    </w:p>
    <w:p w14:paraId="5FE33B81" w14:textId="77777777" w:rsidR="009C37FA" w:rsidRDefault="009C37FA">
      <w:pPr>
        <w:spacing w:after="0" w:line="240" w:lineRule="auto"/>
        <w:rPr>
          <w:rFonts w:ascii="Arial" w:eastAsia="Arial" w:hAnsi="Arial" w:cs="Arial"/>
          <w:b/>
          <w:sz w:val="24"/>
          <w:szCs w:val="24"/>
        </w:rPr>
      </w:pPr>
      <w:bookmarkStart w:id="0" w:name="_gjdgxs" w:colFirst="0" w:colLast="0"/>
      <w:bookmarkEnd w:id="0"/>
    </w:p>
    <w:p w14:paraId="503C7D4D" w14:textId="77777777" w:rsidR="00362EA4" w:rsidRDefault="00362EA4">
      <w:pPr>
        <w:spacing w:after="0" w:line="240" w:lineRule="auto"/>
        <w:rPr>
          <w:rFonts w:ascii="Arial" w:eastAsia="Arial" w:hAnsi="Arial" w:cs="Arial"/>
          <w:b/>
          <w:sz w:val="24"/>
          <w:szCs w:val="24"/>
        </w:rPr>
      </w:pPr>
    </w:p>
    <w:p w14:paraId="136249DD" w14:textId="4788A308" w:rsidR="00390022" w:rsidRPr="00841253" w:rsidRDefault="001B5D66">
      <w:pPr>
        <w:spacing w:after="0" w:line="240" w:lineRule="auto"/>
        <w:rPr>
          <w:rFonts w:ascii="Arial" w:eastAsia="Arial" w:hAnsi="Arial" w:cs="Arial"/>
          <w:color w:val="FF0000"/>
          <w:sz w:val="20"/>
          <w:szCs w:val="20"/>
        </w:rPr>
      </w:pPr>
      <w:r w:rsidRPr="00841253">
        <w:rPr>
          <w:rFonts w:ascii="Arial" w:eastAsia="Arial" w:hAnsi="Arial" w:cs="Arial"/>
          <w:b/>
          <w:sz w:val="24"/>
          <w:szCs w:val="24"/>
        </w:rPr>
        <w:t xml:space="preserve">COURSES TAUGHT </w:t>
      </w:r>
    </w:p>
    <w:p w14:paraId="65048220" w14:textId="77777777" w:rsidR="009778B3" w:rsidRDefault="009778B3">
      <w:pPr>
        <w:keepNext/>
        <w:keepLines/>
        <w:pBdr>
          <w:top w:val="nil"/>
          <w:left w:val="nil"/>
          <w:bottom w:val="nil"/>
          <w:right w:val="nil"/>
          <w:between w:val="nil"/>
        </w:pBdr>
        <w:spacing w:after="0" w:line="240" w:lineRule="auto"/>
        <w:rPr>
          <w:rFonts w:ascii="Arial" w:eastAsia="Arial" w:hAnsi="Arial" w:cs="Arial"/>
          <w:color w:val="FF0000"/>
          <w:sz w:val="20"/>
          <w:szCs w:val="20"/>
        </w:rPr>
      </w:pPr>
    </w:p>
    <w:p w14:paraId="7A69B56D" w14:textId="7F42259C" w:rsidR="00390022" w:rsidRDefault="001B5D66">
      <w:pPr>
        <w:keepNext/>
        <w:keepLines/>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b/>
          <w:color w:val="000000"/>
          <w:sz w:val="20"/>
          <w:szCs w:val="20"/>
        </w:rPr>
        <w:t xml:space="preserve">Undergraduate </w:t>
      </w:r>
      <w:r>
        <w:rPr>
          <w:rFonts w:ascii="Arial" w:eastAsia="Arial" w:hAnsi="Arial" w:cs="Arial"/>
          <w:color w:val="000000"/>
          <w:sz w:val="20"/>
          <w:szCs w:val="20"/>
        </w:rPr>
        <w:br/>
      </w:r>
    </w:p>
    <w:tbl>
      <w:tblPr>
        <w:tblStyle w:val="a"/>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1134"/>
        <w:gridCol w:w="1701"/>
        <w:gridCol w:w="992"/>
        <w:gridCol w:w="851"/>
        <w:gridCol w:w="850"/>
        <w:gridCol w:w="1276"/>
        <w:gridCol w:w="1134"/>
        <w:gridCol w:w="1559"/>
      </w:tblGrid>
      <w:tr w:rsidR="009E17F5" w14:paraId="5AEB3DFB" w14:textId="77777777" w:rsidTr="001733C5">
        <w:tc>
          <w:tcPr>
            <w:tcW w:w="709" w:type="dxa"/>
            <w:vAlign w:val="center"/>
          </w:tcPr>
          <w:p w14:paraId="352CAF19" w14:textId="77777777" w:rsidR="00390022" w:rsidRPr="009E17F5"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sidRPr="009E17F5">
              <w:rPr>
                <w:rFonts w:ascii="Times New Roman" w:eastAsia="Times New Roman" w:hAnsi="Times New Roman" w:cs="Times New Roman"/>
                <w:b/>
                <w:bCs/>
                <w:color w:val="000000"/>
                <w:sz w:val="20"/>
                <w:szCs w:val="20"/>
              </w:rPr>
              <w:t>Year</w:t>
            </w:r>
          </w:p>
        </w:tc>
        <w:tc>
          <w:tcPr>
            <w:tcW w:w="1134" w:type="dxa"/>
            <w:vAlign w:val="center"/>
          </w:tcPr>
          <w:p w14:paraId="28D3CC2C" w14:textId="77777777" w:rsidR="00390022" w:rsidRPr="009E17F5"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sidRPr="009E17F5">
              <w:rPr>
                <w:rFonts w:ascii="Times New Roman" w:eastAsia="Times New Roman" w:hAnsi="Times New Roman" w:cs="Times New Roman"/>
                <w:b/>
                <w:bCs/>
                <w:color w:val="000000"/>
                <w:sz w:val="20"/>
                <w:szCs w:val="20"/>
              </w:rPr>
              <w:t>Role/Title</w:t>
            </w:r>
          </w:p>
        </w:tc>
        <w:tc>
          <w:tcPr>
            <w:tcW w:w="1701" w:type="dxa"/>
            <w:vAlign w:val="center"/>
          </w:tcPr>
          <w:p w14:paraId="496B347A" w14:textId="77777777" w:rsidR="00390022" w:rsidRPr="009E17F5"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sidRPr="009E17F5">
              <w:rPr>
                <w:rFonts w:ascii="Times New Roman" w:eastAsia="Times New Roman" w:hAnsi="Times New Roman" w:cs="Times New Roman"/>
                <w:b/>
                <w:bCs/>
                <w:color w:val="000000"/>
                <w:sz w:val="20"/>
                <w:szCs w:val="20"/>
              </w:rPr>
              <w:t>Course Code/Title</w:t>
            </w:r>
          </w:p>
        </w:tc>
        <w:tc>
          <w:tcPr>
            <w:tcW w:w="992" w:type="dxa"/>
            <w:vAlign w:val="center"/>
          </w:tcPr>
          <w:p w14:paraId="3B9AE491" w14:textId="77777777" w:rsidR="00390022" w:rsidRPr="009E17F5"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sidRPr="009E17F5">
              <w:rPr>
                <w:rFonts w:ascii="Times New Roman" w:eastAsia="Times New Roman" w:hAnsi="Times New Roman" w:cs="Times New Roman"/>
                <w:b/>
                <w:bCs/>
                <w:color w:val="000000"/>
                <w:sz w:val="20"/>
                <w:szCs w:val="20"/>
              </w:rPr>
              <w:t>Term</w:t>
            </w:r>
          </w:p>
        </w:tc>
        <w:tc>
          <w:tcPr>
            <w:tcW w:w="851" w:type="dxa"/>
            <w:vAlign w:val="center"/>
          </w:tcPr>
          <w:p w14:paraId="5BA7C0FA" w14:textId="4D1904B6" w:rsidR="00390022" w:rsidRPr="009E17F5" w:rsidRDefault="001B5D66" w:rsidP="009E17F5">
            <w:pPr>
              <w:keepNext/>
              <w:keepLines/>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sidRPr="009E17F5">
              <w:rPr>
                <w:rFonts w:ascii="Times New Roman" w:eastAsia="Times New Roman" w:hAnsi="Times New Roman" w:cs="Times New Roman"/>
                <w:b/>
                <w:bCs/>
                <w:color w:val="000000"/>
                <w:sz w:val="20"/>
                <w:szCs w:val="20"/>
              </w:rPr>
              <w:t>Section</w:t>
            </w:r>
          </w:p>
        </w:tc>
        <w:tc>
          <w:tcPr>
            <w:tcW w:w="850" w:type="dxa"/>
            <w:vAlign w:val="center"/>
          </w:tcPr>
          <w:p w14:paraId="4DA321F8" w14:textId="74A4AB51" w:rsidR="00390022" w:rsidRPr="009E17F5"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sidRPr="009E17F5">
              <w:rPr>
                <w:rFonts w:ascii="Times New Roman" w:eastAsia="Times New Roman" w:hAnsi="Times New Roman" w:cs="Times New Roman"/>
                <w:b/>
                <w:bCs/>
                <w:color w:val="000000"/>
                <w:sz w:val="20"/>
                <w:szCs w:val="20"/>
              </w:rPr>
              <w:t>%</w:t>
            </w:r>
            <w:r w:rsidR="009E17F5" w:rsidRPr="009E17F5">
              <w:rPr>
                <w:rFonts w:ascii="Times New Roman" w:eastAsia="Times New Roman" w:hAnsi="Times New Roman" w:cs="Times New Roman"/>
                <w:b/>
                <w:bCs/>
                <w:color w:val="000000"/>
                <w:sz w:val="20"/>
                <w:szCs w:val="20"/>
              </w:rPr>
              <w:t xml:space="preserve"> </w:t>
            </w:r>
            <w:r w:rsidRPr="009E17F5">
              <w:rPr>
                <w:rFonts w:ascii="Times New Roman" w:eastAsia="Times New Roman" w:hAnsi="Times New Roman" w:cs="Times New Roman"/>
                <w:b/>
                <w:bCs/>
                <w:color w:val="000000"/>
                <w:sz w:val="20"/>
                <w:szCs w:val="20"/>
              </w:rPr>
              <w:t>Taught</w:t>
            </w:r>
          </w:p>
        </w:tc>
        <w:tc>
          <w:tcPr>
            <w:tcW w:w="1276" w:type="dxa"/>
            <w:vAlign w:val="center"/>
          </w:tcPr>
          <w:p w14:paraId="065AF732" w14:textId="77777777" w:rsidR="00390022" w:rsidRPr="009E17F5"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sidRPr="009E17F5">
              <w:rPr>
                <w:rFonts w:ascii="Times New Roman" w:eastAsia="Times New Roman" w:hAnsi="Times New Roman" w:cs="Times New Roman"/>
                <w:b/>
                <w:bCs/>
                <w:color w:val="000000"/>
                <w:sz w:val="20"/>
                <w:szCs w:val="20"/>
              </w:rPr>
              <w:t>Enrolment</w:t>
            </w:r>
          </w:p>
        </w:tc>
        <w:tc>
          <w:tcPr>
            <w:tcW w:w="1134" w:type="dxa"/>
            <w:vAlign w:val="center"/>
          </w:tcPr>
          <w:p w14:paraId="6AC9F34E" w14:textId="366B463E" w:rsidR="00390022" w:rsidRPr="009E17F5"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sidRPr="009E17F5">
              <w:rPr>
                <w:rFonts w:ascii="Times New Roman" w:eastAsia="Times New Roman" w:hAnsi="Times New Roman" w:cs="Times New Roman"/>
                <w:b/>
                <w:bCs/>
                <w:color w:val="000000"/>
                <w:sz w:val="20"/>
                <w:szCs w:val="20"/>
              </w:rPr>
              <w:t>Duration</w:t>
            </w:r>
            <w:r w:rsidR="00F35624">
              <w:rPr>
                <w:rFonts w:ascii="Times New Roman" w:eastAsia="Times New Roman" w:hAnsi="Times New Roman" w:cs="Times New Roman"/>
                <w:b/>
                <w:bCs/>
                <w:color w:val="000000"/>
                <w:sz w:val="20"/>
                <w:szCs w:val="20"/>
              </w:rPr>
              <w:t xml:space="preserve"> (months)</w:t>
            </w:r>
          </w:p>
        </w:tc>
        <w:tc>
          <w:tcPr>
            <w:tcW w:w="1559" w:type="dxa"/>
            <w:vAlign w:val="center"/>
          </w:tcPr>
          <w:p w14:paraId="6087F5BD" w14:textId="77777777" w:rsidR="00390022" w:rsidRPr="009E17F5"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b/>
                <w:bCs/>
                <w:color w:val="000000"/>
                <w:sz w:val="20"/>
                <w:szCs w:val="20"/>
              </w:rPr>
            </w:pPr>
            <w:r w:rsidRPr="009E17F5">
              <w:rPr>
                <w:rFonts w:ascii="Times New Roman" w:eastAsia="Times New Roman" w:hAnsi="Times New Roman" w:cs="Times New Roman"/>
                <w:b/>
                <w:bCs/>
                <w:color w:val="000000"/>
                <w:sz w:val="20"/>
                <w:szCs w:val="20"/>
              </w:rPr>
              <w:t>Additional Comments</w:t>
            </w:r>
          </w:p>
        </w:tc>
      </w:tr>
      <w:tr w:rsidR="009E17F5" w14:paraId="33436EBC" w14:textId="77777777" w:rsidTr="001733C5">
        <w:tc>
          <w:tcPr>
            <w:tcW w:w="709" w:type="dxa"/>
            <w:vAlign w:val="center"/>
          </w:tcPr>
          <w:p w14:paraId="1015C653" w14:textId="77777777" w:rsidR="00390022" w:rsidRPr="00B44988"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2024</w:t>
            </w:r>
          </w:p>
        </w:tc>
        <w:tc>
          <w:tcPr>
            <w:tcW w:w="1134" w:type="dxa"/>
            <w:vAlign w:val="center"/>
          </w:tcPr>
          <w:p w14:paraId="2E660BB6" w14:textId="55E267F3" w:rsidR="00390022" w:rsidRPr="00B44988" w:rsidRDefault="00216198"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Instructor</w:t>
            </w:r>
          </w:p>
        </w:tc>
        <w:tc>
          <w:tcPr>
            <w:tcW w:w="1701" w:type="dxa"/>
            <w:vAlign w:val="center"/>
          </w:tcPr>
          <w:p w14:paraId="1BDC0961" w14:textId="45D60492" w:rsidR="00390022"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Mech Eng 4AI3</w:t>
            </w:r>
            <w:r w:rsidR="00F35624">
              <w:rPr>
                <w:rFonts w:ascii="Times New Roman" w:eastAsia="Times New Roman" w:hAnsi="Times New Roman" w:cs="Times New Roman"/>
                <w:sz w:val="20"/>
                <w:szCs w:val="20"/>
              </w:rPr>
              <w:t xml:space="preserve"> </w:t>
            </w:r>
          </w:p>
          <w:p w14:paraId="636093EB" w14:textId="77777777" w:rsidR="00390022"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Applied Artificial Intelligence</w:t>
            </w:r>
          </w:p>
        </w:tc>
        <w:tc>
          <w:tcPr>
            <w:tcW w:w="992" w:type="dxa"/>
            <w:vAlign w:val="center"/>
          </w:tcPr>
          <w:p w14:paraId="0B179BBB" w14:textId="65B1CC9C" w:rsidR="00390022"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Fall </w:t>
            </w:r>
          </w:p>
        </w:tc>
        <w:tc>
          <w:tcPr>
            <w:tcW w:w="851" w:type="dxa"/>
            <w:vAlign w:val="center"/>
          </w:tcPr>
          <w:p w14:paraId="23BE03FE" w14:textId="67EE9BDF" w:rsidR="00390022" w:rsidRDefault="00841253"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C01</w:t>
            </w:r>
          </w:p>
        </w:tc>
        <w:tc>
          <w:tcPr>
            <w:tcW w:w="850" w:type="dxa"/>
            <w:vAlign w:val="center"/>
          </w:tcPr>
          <w:p w14:paraId="4BABDD72" w14:textId="29DD63D0" w:rsidR="00390022" w:rsidRDefault="00841253"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1276" w:type="dxa"/>
            <w:vAlign w:val="center"/>
          </w:tcPr>
          <w:p w14:paraId="1B5B44C5" w14:textId="429C92A3" w:rsidR="00390022" w:rsidRDefault="00B26763"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1134" w:type="dxa"/>
            <w:vAlign w:val="center"/>
          </w:tcPr>
          <w:p w14:paraId="1769F1B1" w14:textId="4C7288C5" w:rsidR="00390022" w:rsidRPr="00E95ED7" w:rsidRDefault="00972645"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E95ED7">
              <w:rPr>
                <w:rFonts w:ascii="Times New Roman" w:eastAsia="Times New Roman" w:hAnsi="Times New Roman" w:cs="Times New Roman"/>
                <w:sz w:val="20"/>
                <w:szCs w:val="20"/>
              </w:rPr>
              <w:t xml:space="preserve">4 </w:t>
            </w:r>
          </w:p>
        </w:tc>
        <w:tc>
          <w:tcPr>
            <w:tcW w:w="1559" w:type="dxa"/>
            <w:vAlign w:val="center"/>
          </w:tcPr>
          <w:p w14:paraId="47958336" w14:textId="7511C1C5" w:rsidR="00972645" w:rsidRPr="00972645" w:rsidRDefault="00972645" w:rsidP="00972645">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lang w:val="en-CA"/>
              </w:rPr>
            </w:pPr>
            <w:r w:rsidRPr="00972645">
              <w:rPr>
                <w:rFonts w:ascii="Times New Roman" w:eastAsia="Times New Roman" w:hAnsi="Times New Roman" w:cs="Times New Roman"/>
                <w:color w:val="000000"/>
                <w:sz w:val="20"/>
                <w:szCs w:val="20"/>
                <w:lang w:val="en-CA"/>
              </w:rPr>
              <w:t xml:space="preserve">Design, development, </w:t>
            </w:r>
            <w:r w:rsidR="009E17F5">
              <w:rPr>
                <w:rFonts w:ascii="Times New Roman" w:eastAsia="Times New Roman" w:hAnsi="Times New Roman" w:cs="Times New Roman"/>
                <w:color w:val="000000"/>
                <w:sz w:val="20"/>
                <w:szCs w:val="20"/>
                <w:lang w:val="en-CA"/>
              </w:rPr>
              <w:t>&amp;</w:t>
            </w:r>
            <w:r w:rsidRPr="00972645">
              <w:rPr>
                <w:rFonts w:ascii="Times New Roman" w:eastAsia="Times New Roman" w:hAnsi="Times New Roman" w:cs="Times New Roman"/>
                <w:color w:val="000000"/>
                <w:sz w:val="20"/>
                <w:szCs w:val="20"/>
                <w:lang w:val="en-CA"/>
              </w:rPr>
              <w:t xml:space="preserve"> delivery</w:t>
            </w:r>
          </w:p>
          <w:p w14:paraId="5669C8A6" w14:textId="4DD79B0A" w:rsidR="00390022" w:rsidRDefault="00972645" w:rsidP="00972645">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sidRPr="00972645">
              <w:rPr>
                <w:rFonts w:ascii="Times New Roman" w:eastAsia="Times New Roman" w:hAnsi="Times New Roman" w:cs="Times New Roman"/>
                <w:color w:val="000000"/>
                <w:sz w:val="20"/>
                <w:szCs w:val="20"/>
                <w:lang w:val="en-CA"/>
              </w:rPr>
              <w:t>of the new course; sole instructor.</w:t>
            </w:r>
          </w:p>
        </w:tc>
      </w:tr>
      <w:tr w:rsidR="009E17F5" w14:paraId="4D9B4A0D" w14:textId="77777777" w:rsidTr="001733C5">
        <w:tc>
          <w:tcPr>
            <w:tcW w:w="709" w:type="dxa"/>
            <w:vAlign w:val="center"/>
          </w:tcPr>
          <w:p w14:paraId="26026A8F" w14:textId="31AAD939" w:rsidR="00390022" w:rsidRPr="00B44988"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2024</w:t>
            </w:r>
          </w:p>
        </w:tc>
        <w:tc>
          <w:tcPr>
            <w:tcW w:w="1134" w:type="dxa"/>
            <w:vAlign w:val="center"/>
          </w:tcPr>
          <w:p w14:paraId="45BEB063" w14:textId="69BABB54" w:rsidR="00390022" w:rsidRDefault="00216198"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Instructor</w:t>
            </w:r>
          </w:p>
        </w:tc>
        <w:tc>
          <w:tcPr>
            <w:tcW w:w="1701" w:type="dxa"/>
            <w:vAlign w:val="center"/>
          </w:tcPr>
          <w:p w14:paraId="3F81A7E5" w14:textId="039F0BE4" w:rsidR="00390022"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Mech Eng 4R03</w:t>
            </w:r>
          </w:p>
          <w:p w14:paraId="6C12E58A" w14:textId="77777777" w:rsidR="00390022"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Control Systems</w:t>
            </w:r>
          </w:p>
        </w:tc>
        <w:tc>
          <w:tcPr>
            <w:tcW w:w="992" w:type="dxa"/>
            <w:vAlign w:val="center"/>
          </w:tcPr>
          <w:p w14:paraId="2BFCC7CF" w14:textId="7103790D" w:rsidR="00390022"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Summer </w:t>
            </w:r>
          </w:p>
        </w:tc>
        <w:tc>
          <w:tcPr>
            <w:tcW w:w="851" w:type="dxa"/>
            <w:vAlign w:val="center"/>
          </w:tcPr>
          <w:p w14:paraId="1B8A209A" w14:textId="41ACBA6D" w:rsidR="00390022" w:rsidRDefault="00841253"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C01</w:t>
            </w:r>
          </w:p>
        </w:tc>
        <w:tc>
          <w:tcPr>
            <w:tcW w:w="850" w:type="dxa"/>
            <w:vAlign w:val="center"/>
          </w:tcPr>
          <w:p w14:paraId="1D11639A" w14:textId="6A5A3EB2" w:rsidR="00390022" w:rsidRDefault="00841253"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1276" w:type="dxa"/>
            <w:vAlign w:val="center"/>
          </w:tcPr>
          <w:p w14:paraId="3F26D281" w14:textId="4FD71A8C" w:rsidR="00390022" w:rsidRDefault="00B26763"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39</w:t>
            </w:r>
          </w:p>
        </w:tc>
        <w:tc>
          <w:tcPr>
            <w:tcW w:w="1134" w:type="dxa"/>
            <w:vAlign w:val="center"/>
          </w:tcPr>
          <w:p w14:paraId="68AC0D7F" w14:textId="60F5DC02" w:rsidR="00390022" w:rsidRDefault="00E95ED7"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sidR="00502734">
              <w:rPr>
                <w:rFonts w:ascii="Times New Roman" w:eastAsia="Times New Roman" w:hAnsi="Times New Roman" w:cs="Times New Roman"/>
                <w:color w:val="000000"/>
                <w:sz w:val="20"/>
                <w:szCs w:val="20"/>
              </w:rPr>
              <w:t xml:space="preserve"> </w:t>
            </w:r>
          </w:p>
          <w:p w14:paraId="4F66643F" w14:textId="68AAA839" w:rsidR="00E95ED7" w:rsidRDefault="00E95ED7"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p>
        </w:tc>
        <w:tc>
          <w:tcPr>
            <w:tcW w:w="1559" w:type="dxa"/>
            <w:vAlign w:val="center"/>
          </w:tcPr>
          <w:p w14:paraId="7DFDFA8B" w14:textId="3D63C5DB" w:rsidR="00502734" w:rsidRPr="00502734" w:rsidRDefault="00502734" w:rsidP="00502734">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lang w:val="en-CA"/>
              </w:rPr>
            </w:pPr>
            <w:r w:rsidRPr="00502734">
              <w:rPr>
                <w:rFonts w:ascii="Times New Roman" w:eastAsia="Times New Roman" w:hAnsi="Times New Roman" w:cs="Times New Roman"/>
                <w:color w:val="000000"/>
                <w:sz w:val="20"/>
                <w:szCs w:val="20"/>
                <w:lang w:val="en-CA"/>
              </w:rPr>
              <w:t xml:space="preserve">Design, development, </w:t>
            </w:r>
            <w:r>
              <w:rPr>
                <w:rFonts w:ascii="Times New Roman" w:eastAsia="Times New Roman" w:hAnsi="Times New Roman" w:cs="Times New Roman"/>
                <w:color w:val="000000"/>
                <w:sz w:val="20"/>
                <w:szCs w:val="20"/>
                <w:lang w:val="en-CA"/>
              </w:rPr>
              <w:t>&amp;</w:t>
            </w:r>
            <w:r w:rsidRPr="00502734">
              <w:rPr>
                <w:rFonts w:ascii="Times New Roman" w:eastAsia="Times New Roman" w:hAnsi="Times New Roman" w:cs="Times New Roman"/>
                <w:color w:val="000000"/>
                <w:sz w:val="20"/>
                <w:szCs w:val="20"/>
                <w:lang w:val="en-CA"/>
              </w:rPr>
              <w:t xml:space="preserve"> delivery</w:t>
            </w:r>
          </w:p>
          <w:p w14:paraId="13819099" w14:textId="77777777" w:rsidR="00502734" w:rsidRPr="00502734" w:rsidRDefault="00502734" w:rsidP="00502734">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lang w:val="en-CA"/>
              </w:rPr>
            </w:pPr>
            <w:r w:rsidRPr="00502734">
              <w:rPr>
                <w:rFonts w:ascii="Times New Roman" w:eastAsia="Times New Roman" w:hAnsi="Times New Roman" w:cs="Times New Roman"/>
                <w:color w:val="000000"/>
                <w:sz w:val="20"/>
                <w:szCs w:val="20"/>
                <w:lang w:val="en-CA"/>
              </w:rPr>
              <w:t>of the course content; sole</w:t>
            </w:r>
          </w:p>
          <w:p w14:paraId="2620A65F" w14:textId="6C94F8D9" w:rsidR="00390022" w:rsidRDefault="00502734" w:rsidP="00502734">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sidRPr="00502734">
              <w:rPr>
                <w:rFonts w:ascii="Times New Roman" w:eastAsia="Times New Roman" w:hAnsi="Times New Roman" w:cs="Times New Roman"/>
                <w:color w:val="000000"/>
                <w:sz w:val="20"/>
                <w:szCs w:val="20"/>
                <w:lang w:val="en-CA"/>
              </w:rPr>
              <w:t>instructor.</w:t>
            </w:r>
          </w:p>
        </w:tc>
      </w:tr>
      <w:tr w:rsidR="009E17F5" w14:paraId="7D5A8780" w14:textId="77777777" w:rsidTr="001733C5">
        <w:tc>
          <w:tcPr>
            <w:tcW w:w="709" w:type="dxa"/>
            <w:vAlign w:val="center"/>
          </w:tcPr>
          <w:p w14:paraId="29288A30" w14:textId="608607D8" w:rsidR="00390022"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w:t>
            </w:r>
            <w:r w:rsidR="00BB6982">
              <w:rPr>
                <w:rFonts w:ascii="Times New Roman" w:eastAsia="Times New Roman" w:hAnsi="Times New Roman" w:cs="Times New Roman"/>
                <w:sz w:val="20"/>
                <w:szCs w:val="20"/>
              </w:rPr>
              <w:t>4</w:t>
            </w:r>
            <w:r w:rsidR="00382781">
              <w:rPr>
                <w:rFonts w:ascii="Times New Roman" w:eastAsia="Times New Roman" w:hAnsi="Times New Roman" w:cs="Times New Roman"/>
                <w:sz w:val="20"/>
                <w:szCs w:val="20"/>
              </w:rPr>
              <w:t>-2025</w:t>
            </w:r>
          </w:p>
        </w:tc>
        <w:tc>
          <w:tcPr>
            <w:tcW w:w="1134" w:type="dxa"/>
            <w:vAlign w:val="center"/>
          </w:tcPr>
          <w:p w14:paraId="134A27BC" w14:textId="3BB179F4" w:rsidR="00390022" w:rsidRDefault="00216198"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Instructor</w:t>
            </w:r>
          </w:p>
        </w:tc>
        <w:tc>
          <w:tcPr>
            <w:tcW w:w="1701" w:type="dxa"/>
            <w:vAlign w:val="center"/>
          </w:tcPr>
          <w:p w14:paraId="1EE3180A" w14:textId="0797C974" w:rsidR="00390022"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Mech Eng 4M06</w:t>
            </w:r>
          </w:p>
          <w:p w14:paraId="091DE8B7" w14:textId="26039174" w:rsidR="00390022" w:rsidRDefault="001B5D66"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Capstone Design Project</w:t>
            </w:r>
          </w:p>
        </w:tc>
        <w:tc>
          <w:tcPr>
            <w:tcW w:w="992" w:type="dxa"/>
            <w:vAlign w:val="center"/>
          </w:tcPr>
          <w:p w14:paraId="5B7566FB" w14:textId="77777777" w:rsidR="00390022" w:rsidRDefault="00390022"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p>
          <w:p w14:paraId="41FC955B" w14:textId="097DD0D7" w:rsidR="00390022" w:rsidRDefault="00F94007"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Fall &amp; winter</w:t>
            </w:r>
            <w:r w:rsidR="001B5D66">
              <w:rPr>
                <w:rFonts w:ascii="Times New Roman" w:eastAsia="Times New Roman" w:hAnsi="Times New Roman" w:cs="Times New Roman"/>
                <w:sz w:val="20"/>
                <w:szCs w:val="20"/>
              </w:rPr>
              <w:t xml:space="preserve"> </w:t>
            </w:r>
          </w:p>
        </w:tc>
        <w:tc>
          <w:tcPr>
            <w:tcW w:w="851" w:type="dxa"/>
            <w:vAlign w:val="center"/>
          </w:tcPr>
          <w:p w14:paraId="11FAACA9" w14:textId="1A78C70F" w:rsidR="00390022" w:rsidRDefault="00841253"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C01</w:t>
            </w:r>
          </w:p>
        </w:tc>
        <w:tc>
          <w:tcPr>
            <w:tcW w:w="850" w:type="dxa"/>
            <w:vAlign w:val="center"/>
          </w:tcPr>
          <w:p w14:paraId="58BE98C0" w14:textId="2DB6E451" w:rsidR="00390022" w:rsidRDefault="00B44988"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1276" w:type="dxa"/>
            <w:vAlign w:val="center"/>
          </w:tcPr>
          <w:p w14:paraId="22F6D0EC" w14:textId="0ACDE67F" w:rsidR="00390022" w:rsidRPr="00F94007" w:rsidRDefault="00B26763" w:rsidP="00F94007">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lang w:val="en-CA"/>
              </w:rPr>
            </w:pPr>
            <w:r w:rsidRPr="00B26763">
              <w:rPr>
                <w:rFonts w:ascii="Times New Roman" w:eastAsia="Times New Roman" w:hAnsi="Times New Roman" w:cs="Times New Roman"/>
                <w:color w:val="000000"/>
                <w:sz w:val="20"/>
                <w:szCs w:val="20"/>
                <w:lang w:val="en-CA"/>
              </w:rPr>
              <w:t>1</w:t>
            </w:r>
            <w:r w:rsidR="004669D8">
              <w:rPr>
                <w:rFonts w:ascii="Times New Roman" w:eastAsia="Times New Roman" w:hAnsi="Times New Roman" w:cs="Times New Roman"/>
                <w:color w:val="000000"/>
                <w:sz w:val="20"/>
                <w:szCs w:val="20"/>
                <w:lang w:val="en-CA"/>
              </w:rPr>
              <w:t>8</w:t>
            </w:r>
          </w:p>
        </w:tc>
        <w:tc>
          <w:tcPr>
            <w:tcW w:w="1134" w:type="dxa"/>
            <w:vAlign w:val="center"/>
          </w:tcPr>
          <w:p w14:paraId="71B9B909" w14:textId="53062EE3" w:rsidR="00390022" w:rsidRDefault="00F564AD" w:rsidP="00B4498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sidRPr="00F564AD">
              <w:rPr>
                <w:rFonts w:ascii="Times New Roman" w:eastAsia="Times New Roman" w:hAnsi="Times New Roman" w:cs="Times New Roman"/>
                <w:sz w:val="20"/>
                <w:szCs w:val="20"/>
              </w:rPr>
              <w:t xml:space="preserve">8 </w:t>
            </w:r>
          </w:p>
        </w:tc>
        <w:tc>
          <w:tcPr>
            <w:tcW w:w="1559" w:type="dxa"/>
            <w:vAlign w:val="center"/>
          </w:tcPr>
          <w:p w14:paraId="2C801576" w14:textId="4662A9DA" w:rsidR="00541BA8" w:rsidRPr="00536819" w:rsidRDefault="00502734" w:rsidP="00541BA8">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lang w:val="en-CA"/>
              </w:rPr>
            </w:pPr>
            <w:r w:rsidRPr="00502734">
              <w:rPr>
                <w:rFonts w:ascii="Times New Roman" w:eastAsia="Times New Roman" w:hAnsi="Times New Roman" w:cs="Times New Roman"/>
                <w:color w:val="000000"/>
                <w:sz w:val="20"/>
                <w:szCs w:val="20"/>
                <w:lang w:val="en-CA"/>
              </w:rPr>
              <w:t xml:space="preserve">Supervising multiple groups </w:t>
            </w:r>
          </w:p>
          <w:p w14:paraId="7CFC7D29" w14:textId="27A9D300" w:rsidR="00390022" w:rsidRDefault="00502734" w:rsidP="00502734">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shd w:val="clear" w:color="auto" w:fill="999999"/>
              </w:rPr>
            </w:pPr>
            <w:r w:rsidRPr="00536819">
              <w:rPr>
                <w:rFonts w:ascii="Times New Roman" w:eastAsia="Times New Roman" w:hAnsi="Times New Roman" w:cs="Times New Roman"/>
                <w:color w:val="000000"/>
                <w:sz w:val="20"/>
                <w:szCs w:val="20"/>
                <w:lang w:val="en-CA"/>
              </w:rPr>
              <w:t>on their capstone projects.</w:t>
            </w:r>
          </w:p>
        </w:tc>
      </w:tr>
      <w:tr w:rsidR="00F94007" w14:paraId="1F0F9237" w14:textId="77777777" w:rsidTr="001733C5">
        <w:tc>
          <w:tcPr>
            <w:tcW w:w="709" w:type="dxa"/>
            <w:vAlign w:val="center"/>
          </w:tcPr>
          <w:p w14:paraId="25EFBCEB" w14:textId="5694E445" w:rsidR="00F94007" w:rsidRDefault="00F94007" w:rsidP="00027DB1">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w:t>
            </w:r>
            <w:r w:rsidR="00BB6982">
              <w:rPr>
                <w:rFonts w:ascii="Times New Roman" w:eastAsia="Times New Roman" w:hAnsi="Times New Roman" w:cs="Times New Roman"/>
                <w:sz w:val="20"/>
                <w:szCs w:val="20"/>
              </w:rPr>
              <w:t>3</w:t>
            </w:r>
            <w:r w:rsidR="00382781">
              <w:rPr>
                <w:rFonts w:ascii="Times New Roman" w:eastAsia="Times New Roman" w:hAnsi="Times New Roman" w:cs="Times New Roman"/>
                <w:sz w:val="20"/>
                <w:szCs w:val="20"/>
              </w:rPr>
              <w:t>-2024</w:t>
            </w:r>
          </w:p>
        </w:tc>
        <w:tc>
          <w:tcPr>
            <w:tcW w:w="1134" w:type="dxa"/>
            <w:vAlign w:val="center"/>
          </w:tcPr>
          <w:p w14:paraId="792F3725" w14:textId="77777777" w:rsidR="00F94007" w:rsidRDefault="00F94007" w:rsidP="00027DB1">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Instructor</w:t>
            </w:r>
          </w:p>
        </w:tc>
        <w:tc>
          <w:tcPr>
            <w:tcW w:w="1701" w:type="dxa"/>
            <w:vAlign w:val="center"/>
          </w:tcPr>
          <w:p w14:paraId="236373FD" w14:textId="77777777" w:rsidR="00F94007" w:rsidRDefault="00F94007" w:rsidP="00027DB1">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Mech Eng 4M06</w:t>
            </w:r>
          </w:p>
          <w:p w14:paraId="396579F7" w14:textId="212BBD22" w:rsidR="00F94007" w:rsidRDefault="00F94007" w:rsidP="00027DB1">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Capstone Design Project</w:t>
            </w:r>
          </w:p>
        </w:tc>
        <w:tc>
          <w:tcPr>
            <w:tcW w:w="992" w:type="dxa"/>
            <w:vAlign w:val="center"/>
          </w:tcPr>
          <w:p w14:paraId="0504D665" w14:textId="77777777" w:rsidR="00F94007" w:rsidRDefault="00F94007" w:rsidP="00027DB1">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p>
          <w:p w14:paraId="25A1961E" w14:textId="0A32387F" w:rsidR="00F94007" w:rsidRDefault="00F94007" w:rsidP="00027DB1">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Fall &amp; winter</w:t>
            </w:r>
          </w:p>
        </w:tc>
        <w:tc>
          <w:tcPr>
            <w:tcW w:w="851" w:type="dxa"/>
            <w:vAlign w:val="center"/>
          </w:tcPr>
          <w:p w14:paraId="4308C3EE" w14:textId="77777777" w:rsidR="00F94007" w:rsidRDefault="00F94007" w:rsidP="00027DB1">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C01</w:t>
            </w:r>
          </w:p>
        </w:tc>
        <w:tc>
          <w:tcPr>
            <w:tcW w:w="850" w:type="dxa"/>
            <w:vAlign w:val="center"/>
          </w:tcPr>
          <w:p w14:paraId="425162CB" w14:textId="77777777" w:rsidR="00F94007" w:rsidRDefault="00F94007" w:rsidP="00027DB1">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1276" w:type="dxa"/>
            <w:vAlign w:val="center"/>
          </w:tcPr>
          <w:p w14:paraId="2B117266" w14:textId="46772017" w:rsidR="00F94007" w:rsidRDefault="00F94007" w:rsidP="00027DB1">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sidRPr="00B26763">
              <w:rPr>
                <w:rFonts w:ascii="Times New Roman" w:eastAsia="Times New Roman" w:hAnsi="Times New Roman" w:cs="Times New Roman"/>
                <w:color w:val="000000"/>
                <w:sz w:val="20"/>
                <w:szCs w:val="20"/>
                <w:lang w:val="en-CA"/>
              </w:rPr>
              <w:t>1</w:t>
            </w:r>
            <w:r w:rsidR="004669D8">
              <w:rPr>
                <w:rFonts w:ascii="Times New Roman" w:eastAsia="Times New Roman" w:hAnsi="Times New Roman" w:cs="Times New Roman"/>
                <w:color w:val="000000"/>
                <w:sz w:val="20"/>
                <w:szCs w:val="20"/>
                <w:lang w:val="en-CA"/>
              </w:rPr>
              <w:t>6</w:t>
            </w:r>
          </w:p>
        </w:tc>
        <w:tc>
          <w:tcPr>
            <w:tcW w:w="1134" w:type="dxa"/>
            <w:vAlign w:val="center"/>
          </w:tcPr>
          <w:p w14:paraId="575E8061" w14:textId="77777777" w:rsidR="00F94007" w:rsidRDefault="00F94007" w:rsidP="00027DB1">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rPr>
            </w:pPr>
            <w:r w:rsidRPr="00F564AD">
              <w:rPr>
                <w:rFonts w:ascii="Times New Roman" w:eastAsia="Times New Roman" w:hAnsi="Times New Roman" w:cs="Times New Roman"/>
                <w:sz w:val="20"/>
                <w:szCs w:val="20"/>
              </w:rPr>
              <w:t xml:space="preserve">8 </w:t>
            </w:r>
          </w:p>
        </w:tc>
        <w:tc>
          <w:tcPr>
            <w:tcW w:w="1559" w:type="dxa"/>
            <w:vAlign w:val="center"/>
          </w:tcPr>
          <w:p w14:paraId="5F6FF476" w14:textId="77777777" w:rsidR="00F94007" w:rsidRPr="00536819" w:rsidRDefault="00F94007" w:rsidP="00027DB1">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lang w:val="en-CA"/>
              </w:rPr>
            </w:pPr>
            <w:r w:rsidRPr="00502734">
              <w:rPr>
                <w:rFonts w:ascii="Times New Roman" w:eastAsia="Times New Roman" w:hAnsi="Times New Roman" w:cs="Times New Roman"/>
                <w:color w:val="000000"/>
                <w:sz w:val="20"/>
                <w:szCs w:val="20"/>
                <w:lang w:val="en-CA"/>
              </w:rPr>
              <w:t xml:space="preserve">Supervising multiple groups </w:t>
            </w:r>
          </w:p>
          <w:p w14:paraId="650229EF" w14:textId="77777777" w:rsidR="00F94007" w:rsidRDefault="00F94007" w:rsidP="00027DB1">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0"/>
                <w:szCs w:val="20"/>
                <w:shd w:val="clear" w:color="auto" w:fill="999999"/>
              </w:rPr>
            </w:pPr>
            <w:r w:rsidRPr="00536819">
              <w:rPr>
                <w:rFonts w:ascii="Times New Roman" w:eastAsia="Times New Roman" w:hAnsi="Times New Roman" w:cs="Times New Roman"/>
                <w:color w:val="000000"/>
                <w:sz w:val="20"/>
                <w:szCs w:val="20"/>
                <w:lang w:val="en-CA"/>
              </w:rPr>
              <w:t>on their capstone projects.</w:t>
            </w:r>
          </w:p>
        </w:tc>
      </w:tr>
    </w:tbl>
    <w:p w14:paraId="2348E218" w14:textId="77777777" w:rsidR="00126B33" w:rsidRDefault="00126B33">
      <w:pPr>
        <w:keepLines/>
        <w:pBdr>
          <w:top w:val="nil"/>
          <w:left w:val="nil"/>
          <w:bottom w:val="nil"/>
          <w:right w:val="nil"/>
          <w:between w:val="nil"/>
        </w:pBdr>
        <w:tabs>
          <w:tab w:val="left" w:pos="2880"/>
        </w:tabs>
        <w:spacing w:after="0" w:line="240" w:lineRule="auto"/>
        <w:rPr>
          <w:rFonts w:ascii="Arial" w:eastAsia="Arial" w:hAnsi="Arial" w:cs="Arial"/>
          <w:b/>
          <w:color w:val="000000"/>
          <w:sz w:val="20"/>
          <w:szCs w:val="20"/>
        </w:rPr>
      </w:pPr>
    </w:p>
    <w:p w14:paraId="1E9E4202" w14:textId="2228E15E" w:rsidR="00390022" w:rsidRDefault="001B5D66">
      <w:pPr>
        <w:keepLines/>
        <w:pBdr>
          <w:top w:val="nil"/>
          <w:left w:val="nil"/>
          <w:bottom w:val="nil"/>
          <w:right w:val="nil"/>
          <w:between w:val="nil"/>
        </w:pBdr>
        <w:tabs>
          <w:tab w:val="left" w:pos="2880"/>
        </w:tabs>
        <w:spacing w:after="0" w:line="240" w:lineRule="auto"/>
        <w:rPr>
          <w:rFonts w:ascii="Arial" w:eastAsia="Arial" w:hAnsi="Arial" w:cs="Arial"/>
          <w:b/>
          <w:color w:val="000000"/>
          <w:sz w:val="20"/>
          <w:szCs w:val="20"/>
        </w:rPr>
      </w:pPr>
      <w:r>
        <w:rPr>
          <w:rFonts w:ascii="Arial" w:eastAsia="Arial" w:hAnsi="Arial" w:cs="Arial"/>
          <w:b/>
          <w:color w:val="000000"/>
          <w:sz w:val="20"/>
          <w:szCs w:val="20"/>
        </w:rPr>
        <w:t>Graduate</w:t>
      </w:r>
    </w:p>
    <w:p w14:paraId="454F57C2" w14:textId="77777777" w:rsidR="00541BA8" w:rsidRDefault="00541BA8">
      <w:pPr>
        <w:keepLines/>
        <w:pBdr>
          <w:top w:val="nil"/>
          <w:left w:val="nil"/>
          <w:bottom w:val="nil"/>
          <w:right w:val="nil"/>
          <w:between w:val="nil"/>
        </w:pBdr>
        <w:tabs>
          <w:tab w:val="left" w:pos="2880"/>
        </w:tabs>
        <w:spacing w:after="0" w:line="240" w:lineRule="auto"/>
        <w:rPr>
          <w:rFonts w:ascii="Arial" w:eastAsia="Arial" w:hAnsi="Arial" w:cs="Arial"/>
          <w:color w:val="000000"/>
          <w:sz w:val="20"/>
          <w:szCs w:val="20"/>
        </w:rPr>
      </w:pPr>
    </w:p>
    <w:tbl>
      <w:tblPr>
        <w:tblStyle w:val="a0"/>
        <w:tblW w:w="101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1134"/>
        <w:gridCol w:w="1701"/>
        <w:gridCol w:w="992"/>
        <w:gridCol w:w="851"/>
        <w:gridCol w:w="850"/>
        <w:gridCol w:w="1276"/>
        <w:gridCol w:w="1134"/>
        <w:gridCol w:w="1550"/>
      </w:tblGrid>
      <w:tr w:rsidR="00541BA8" w:rsidRPr="009F3093" w14:paraId="208C8872" w14:textId="77777777" w:rsidTr="001733C5">
        <w:trPr>
          <w:trHeight w:val="457"/>
          <w:tblHeader/>
        </w:trPr>
        <w:tc>
          <w:tcPr>
            <w:tcW w:w="709" w:type="dxa"/>
            <w:vAlign w:val="center"/>
          </w:tcPr>
          <w:p w14:paraId="385711BB" w14:textId="77777777" w:rsidR="00541BA8" w:rsidRPr="009F3093" w:rsidRDefault="00541BA8" w:rsidP="009F3093">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9F3093">
              <w:rPr>
                <w:rFonts w:ascii="Times New Roman" w:eastAsia="Times New Roman" w:hAnsi="Times New Roman" w:cs="Times New Roman"/>
                <w:b/>
                <w:bCs/>
                <w:sz w:val="20"/>
                <w:szCs w:val="20"/>
              </w:rPr>
              <w:t>Year</w:t>
            </w:r>
          </w:p>
        </w:tc>
        <w:tc>
          <w:tcPr>
            <w:tcW w:w="1134" w:type="dxa"/>
            <w:vAlign w:val="center"/>
          </w:tcPr>
          <w:p w14:paraId="7F5005F3" w14:textId="77777777" w:rsidR="00541BA8" w:rsidRPr="009F3093" w:rsidRDefault="00541BA8" w:rsidP="009F3093">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9F3093">
              <w:rPr>
                <w:rFonts w:ascii="Times New Roman" w:eastAsia="Times New Roman" w:hAnsi="Times New Roman" w:cs="Times New Roman"/>
                <w:b/>
                <w:bCs/>
                <w:sz w:val="20"/>
                <w:szCs w:val="20"/>
              </w:rPr>
              <w:t>Role/Title</w:t>
            </w:r>
          </w:p>
        </w:tc>
        <w:tc>
          <w:tcPr>
            <w:tcW w:w="1701" w:type="dxa"/>
            <w:vAlign w:val="center"/>
          </w:tcPr>
          <w:p w14:paraId="3C01455F" w14:textId="77777777" w:rsidR="00541BA8" w:rsidRPr="009F3093" w:rsidRDefault="00541BA8" w:rsidP="009F3093">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9F3093">
              <w:rPr>
                <w:rFonts w:ascii="Times New Roman" w:eastAsia="Times New Roman" w:hAnsi="Times New Roman" w:cs="Times New Roman"/>
                <w:b/>
                <w:bCs/>
                <w:sz w:val="20"/>
                <w:szCs w:val="20"/>
              </w:rPr>
              <w:t>Course Code/Title</w:t>
            </w:r>
          </w:p>
        </w:tc>
        <w:tc>
          <w:tcPr>
            <w:tcW w:w="992" w:type="dxa"/>
            <w:vAlign w:val="center"/>
          </w:tcPr>
          <w:p w14:paraId="17CF1E5D" w14:textId="77777777" w:rsidR="00541BA8" w:rsidRPr="009F3093" w:rsidRDefault="00541BA8" w:rsidP="009F3093">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9F3093">
              <w:rPr>
                <w:rFonts w:ascii="Times New Roman" w:eastAsia="Times New Roman" w:hAnsi="Times New Roman" w:cs="Times New Roman"/>
                <w:b/>
                <w:bCs/>
                <w:sz w:val="20"/>
                <w:szCs w:val="20"/>
              </w:rPr>
              <w:t>Term</w:t>
            </w:r>
          </w:p>
        </w:tc>
        <w:tc>
          <w:tcPr>
            <w:tcW w:w="851" w:type="dxa"/>
            <w:vAlign w:val="center"/>
          </w:tcPr>
          <w:p w14:paraId="5AD9DD32" w14:textId="09B4176D" w:rsidR="00541BA8" w:rsidRPr="009F3093" w:rsidRDefault="00541BA8" w:rsidP="00541BA8">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541BA8">
              <w:rPr>
                <w:rFonts w:ascii="Times New Roman" w:eastAsia="Times New Roman" w:hAnsi="Times New Roman" w:cs="Times New Roman"/>
                <w:b/>
                <w:bCs/>
                <w:sz w:val="20"/>
                <w:szCs w:val="20"/>
              </w:rPr>
              <w:t>Section</w:t>
            </w:r>
          </w:p>
        </w:tc>
        <w:tc>
          <w:tcPr>
            <w:tcW w:w="850" w:type="dxa"/>
            <w:vAlign w:val="center"/>
          </w:tcPr>
          <w:p w14:paraId="7FCC88E2" w14:textId="00410E9A" w:rsidR="00541BA8" w:rsidRPr="009F3093" w:rsidRDefault="00541BA8" w:rsidP="009F3093">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9F3093">
              <w:rPr>
                <w:rFonts w:ascii="Times New Roman" w:eastAsia="Times New Roman" w:hAnsi="Times New Roman" w:cs="Times New Roman"/>
                <w:b/>
                <w:bCs/>
                <w:sz w:val="20"/>
                <w:szCs w:val="20"/>
              </w:rPr>
              <w:t>% Taught</w:t>
            </w:r>
          </w:p>
        </w:tc>
        <w:tc>
          <w:tcPr>
            <w:tcW w:w="1276" w:type="dxa"/>
            <w:vAlign w:val="center"/>
          </w:tcPr>
          <w:p w14:paraId="64AC41A8" w14:textId="77777777" w:rsidR="00541BA8" w:rsidRPr="009F3093" w:rsidRDefault="00541BA8" w:rsidP="009F3093">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9F3093">
              <w:rPr>
                <w:rFonts w:ascii="Times New Roman" w:eastAsia="Times New Roman" w:hAnsi="Times New Roman" w:cs="Times New Roman"/>
                <w:b/>
                <w:bCs/>
                <w:sz w:val="20"/>
                <w:szCs w:val="20"/>
              </w:rPr>
              <w:t>Enrolment</w:t>
            </w:r>
          </w:p>
        </w:tc>
        <w:tc>
          <w:tcPr>
            <w:tcW w:w="1134" w:type="dxa"/>
            <w:vAlign w:val="center"/>
          </w:tcPr>
          <w:p w14:paraId="3F5FB81A" w14:textId="5C5FCBB2" w:rsidR="00541BA8" w:rsidRPr="009F3093" w:rsidRDefault="00541BA8" w:rsidP="009F3093">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9F3093">
              <w:rPr>
                <w:rFonts w:ascii="Times New Roman" w:eastAsia="Times New Roman" w:hAnsi="Times New Roman" w:cs="Times New Roman"/>
                <w:b/>
                <w:bCs/>
                <w:sz w:val="20"/>
                <w:szCs w:val="20"/>
              </w:rPr>
              <w:t>Duration</w:t>
            </w:r>
            <w:r w:rsidR="00F35624">
              <w:rPr>
                <w:rFonts w:ascii="Times New Roman" w:eastAsia="Times New Roman" w:hAnsi="Times New Roman" w:cs="Times New Roman"/>
                <w:b/>
                <w:bCs/>
                <w:sz w:val="20"/>
                <w:szCs w:val="20"/>
              </w:rPr>
              <w:t xml:space="preserve"> (months)</w:t>
            </w:r>
          </w:p>
        </w:tc>
        <w:tc>
          <w:tcPr>
            <w:tcW w:w="1550" w:type="dxa"/>
            <w:vAlign w:val="center"/>
          </w:tcPr>
          <w:p w14:paraId="562690C4" w14:textId="77777777" w:rsidR="00541BA8" w:rsidRPr="009F3093" w:rsidRDefault="00541BA8" w:rsidP="009F3093">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9F3093">
              <w:rPr>
                <w:rFonts w:ascii="Times New Roman" w:eastAsia="Times New Roman" w:hAnsi="Times New Roman" w:cs="Times New Roman"/>
                <w:b/>
                <w:bCs/>
                <w:sz w:val="20"/>
                <w:szCs w:val="20"/>
              </w:rPr>
              <w:t>Additional Comments</w:t>
            </w:r>
          </w:p>
        </w:tc>
      </w:tr>
      <w:tr w:rsidR="00037B73" w:rsidRPr="009F3093" w14:paraId="582022C9" w14:textId="77777777" w:rsidTr="001733C5">
        <w:trPr>
          <w:trHeight w:val="457"/>
          <w:tblHeader/>
        </w:trPr>
        <w:tc>
          <w:tcPr>
            <w:tcW w:w="709" w:type="dxa"/>
            <w:vAlign w:val="center"/>
          </w:tcPr>
          <w:p w14:paraId="6812F356" w14:textId="7E9B258B"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2024</w:t>
            </w:r>
          </w:p>
        </w:tc>
        <w:tc>
          <w:tcPr>
            <w:tcW w:w="1134" w:type="dxa"/>
            <w:vAlign w:val="center"/>
          </w:tcPr>
          <w:p w14:paraId="3A0E214E" w14:textId="20FC4088"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 Instructor</w:t>
            </w:r>
          </w:p>
        </w:tc>
        <w:tc>
          <w:tcPr>
            <w:tcW w:w="1701" w:type="dxa"/>
            <w:vAlign w:val="center"/>
          </w:tcPr>
          <w:p w14:paraId="08445EC7" w14:textId="77777777" w:rsidR="00037B7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Mech Eng 754 &amp; SEP 798</w:t>
            </w:r>
          </w:p>
          <w:p w14:paraId="4B2078DD" w14:textId="41F4A2B4"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Management &amp; Control of EV Batteries</w:t>
            </w:r>
          </w:p>
        </w:tc>
        <w:tc>
          <w:tcPr>
            <w:tcW w:w="992" w:type="dxa"/>
            <w:vAlign w:val="center"/>
          </w:tcPr>
          <w:p w14:paraId="37C993B9" w14:textId="3952CAF5"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Fall</w:t>
            </w:r>
          </w:p>
        </w:tc>
        <w:tc>
          <w:tcPr>
            <w:tcW w:w="851" w:type="dxa"/>
            <w:vAlign w:val="center"/>
          </w:tcPr>
          <w:p w14:paraId="4B34E717" w14:textId="2372CEC8" w:rsidR="00037B73" w:rsidRPr="00541BA8"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color w:val="000000"/>
                <w:sz w:val="20"/>
                <w:szCs w:val="20"/>
              </w:rPr>
              <w:t>C01</w:t>
            </w:r>
          </w:p>
        </w:tc>
        <w:tc>
          <w:tcPr>
            <w:tcW w:w="850" w:type="dxa"/>
            <w:vAlign w:val="center"/>
          </w:tcPr>
          <w:p w14:paraId="479230C0" w14:textId="067395EB"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9F3093">
              <w:rPr>
                <w:rFonts w:ascii="Times New Roman" w:eastAsia="Times New Roman" w:hAnsi="Times New Roman" w:cs="Times New Roman"/>
                <w:sz w:val="20"/>
                <w:szCs w:val="20"/>
              </w:rPr>
              <w:t>100%</w:t>
            </w:r>
          </w:p>
        </w:tc>
        <w:tc>
          <w:tcPr>
            <w:tcW w:w="1276" w:type="dxa"/>
            <w:vAlign w:val="center"/>
          </w:tcPr>
          <w:p w14:paraId="4E6515F5" w14:textId="3840F325"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9F3093">
              <w:rPr>
                <w:rFonts w:ascii="Times New Roman" w:eastAsia="Times New Roman" w:hAnsi="Times New Roman" w:cs="Times New Roman"/>
                <w:sz w:val="20"/>
                <w:szCs w:val="20"/>
              </w:rPr>
              <w:t>43</w:t>
            </w:r>
          </w:p>
        </w:tc>
        <w:tc>
          <w:tcPr>
            <w:tcW w:w="1134" w:type="dxa"/>
            <w:vAlign w:val="center"/>
          </w:tcPr>
          <w:p w14:paraId="17083A8A" w14:textId="74D20BCB"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E95ED7">
              <w:rPr>
                <w:rFonts w:ascii="Times New Roman" w:eastAsia="Times New Roman" w:hAnsi="Times New Roman" w:cs="Times New Roman"/>
                <w:sz w:val="20"/>
                <w:szCs w:val="20"/>
              </w:rPr>
              <w:t xml:space="preserve">4 </w:t>
            </w:r>
          </w:p>
        </w:tc>
        <w:tc>
          <w:tcPr>
            <w:tcW w:w="1550" w:type="dxa"/>
            <w:vAlign w:val="center"/>
          </w:tcPr>
          <w:p w14:paraId="391B53DF" w14:textId="77777777" w:rsidR="00037B73" w:rsidRPr="00775B8E"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lang w:val="en-CA"/>
              </w:rPr>
            </w:pPr>
            <w:r w:rsidRPr="00775B8E">
              <w:rPr>
                <w:rFonts w:ascii="Times New Roman" w:eastAsia="Times New Roman" w:hAnsi="Times New Roman" w:cs="Times New Roman"/>
                <w:sz w:val="20"/>
                <w:szCs w:val="20"/>
                <w:lang w:val="en-CA"/>
              </w:rPr>
              <w:t>Design and delivery</w:t>
            </w:r>
          </w:p>
          <w:p w14:paraId="31BA6E24" w14:textId="686D65DB"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b/>
                <w:bCs/>
                <w:sz w:val="20"/>
                <w:szCs w:val="20"/>
              </w:rPr>
            </w:pPr>
            <w:r w:rsidRPr="00775B8E">
              <w:rPr>
                <w:rFonts w:ascii="Times New Roman" w:eastAsia="Times New Roman" w:hAnsi="Times New Roman" w:cs="Times New Roman"/>
                <w:sz w:val="20"/>
                <w:szCs w:val="20"/>
                <w:lang w:val="en-CA"/>
              </w:rPr>
              <w:t>of the new course; sole instructor.</w:t>
            </w:r>
          </w:p>
        </w:tc>
      </w:tr>
      <w:tr w:rsidR="00037B73" w:rsidRPr="009F3093" w14:paraId="1E1F3868" w14:textId="77777777" w:rsidTr="001733C5">
        <w:trPr>
          <w:trHeight w:val="694"/>
          <w:tblHeader/>
        </w:trPr>
        <w:tc>
          <w:tcPr>
            <w:tcW w:w="709" w:type="dxa"/>
            <w:vAlign w:val="center"/>
          </w:tcPr>
          <w:p w14:paraId="295AF663" w14:textId="600315C9" w:rsidR="00037B7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2023</w:t>
            </w:r>
          </w:p>
        </w:tc>
        <w:tc>
          <w:tcPr>
            <w:tcW w:w="1134" w:type="dxa"/>
            <w:vAlign w:val="center"/>
          </w:tcPr>
          <w:p w14:paraId="21AAFF32" w14:textId="22A069D2"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Instructor</w:t>
            </w:r>
          </w:p>
        </w:tc>
        <w:tc>
          <w:tcPr>
            <w:tcW w:w="1701" w:type="dxa"/>
            <w:vAlign w:val="center"/>
          </w:tcPr>
          <w:p w14:paraId="6162D0EF" w14:textId="716796A2" w:rsidR="00037B7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Mech Eng 754 Management &amp; Control of EV Batteries</w:t>
            </w:r>
          </w:p>
        </w:tc>
        <w:tc>
          <w:tcPr>
            <w:tcW w:w="992" w:type="dxa"/>
            <w:vAlign w:val="center"/>
          </w:tcPr>
          <w:p w14:paraId="26F65916" w14:textId="2E0AC428"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Fall </w:t>
            </w:r>
          </w:p>
        </w:tc>
        <w:tc>
          <w:tcPr>
            <w:tcW w:w="851" w:type="dxa"/>
            <w:vAlign w:val="center"/>
          </w:tcPr>
          <w:p w14:paraId="081CF364" w14:textId="2AA28AE2"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C01</w:t>
            </w:r>
          </w:p>
        </w:tc>
        <w:tc>
          <w:tcPr>
            <w:tcW w:w="850" w:type="dxa"/>
            <w:vAlign w:val="center"/>
          </w:tcPr>
          <w:p w14:paraId="53C468EC" w14:textId="7307AA4B"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9F3093">
              <w:rPr>
                <w:rFonts w:ascii="Times New Roman" w:eastAsia="Times New Roman" w:hAnsi="Times New Roman" w:cs="Times New Roman"/>
                <w:sz w:val="20"/>
                <w:szCs w:val="20"/>
              </w:rPr>
              <w:t>100%</w:t>
            </w:r>
          </w:p>
        </w:tc>
        <w:tc>
          <w:tcPr>
            <w:tcW w:w="1276" w:type="dxa"/>
            <w:vAlign w:val="center"/>
          </w:tcPr>
          <w:p w14:paraId="30FA0DF6" w14:textId="6B0C8FDF"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972645">
              <w:rPr>
                <w:rFonts w:ascii="Times New Roman" w:eastAsia="Times New Roman" w:hAnsi="Times New Roman" w:cs="Times New Roman"/>
                <w:sz w:val="20"/>
                <w:szCs w:val="20"/>
              </w:rPr>
              <w:t>28</w:t>
            </w:r>
          </w:p>
        </w:tc>
        <w:tc>
          <w:tcPr>
            <w:tcW w:w="1134" w:type="dxa"/>
            <w:vAlign w:val="center"/>
          </w:tcPr>
          <w:p w14:paraId="03F6633F" w14:textId="2F41A577"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E95ED7">
              <w:rPr>
                <w:rFonts w:ascii="Times New Roman" w:eastAsia="Times New Roman" w:hAnsi="Times New Roman" w:cs="Times New Roman"/>
                <w:sz w:val="20"/>
                <w:szCs w:val="20"/>
              </w:rPr>
              <w:t xml:space="preserve">4 </w:t>
            </w:r>
          </w:p>
        </w:tc>
        <w:tc>
          <w:tcPr>
            <w:tcW w:w="1550" w:type="dxa"/>
            <w:vAlign w:val="center"/>
          </w:tcPr>
          <w:p w14:paraId="72F002E4" w14:textId="4569CA48" w:rsidR="00037B73" w:rsidRPr="00775B8E"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lang w:val="en-CA"/>
              </w:rPr>
            </w:pPr>
            <w:r w:rsidRPr="00775B8E">
              <w:rPr>
                <w:rFonts w:ascii="Times New Roman" w:eastAsia="Times New Roman" w:hAnsi="Times New Roman" w:cs="Times New Roman"/>
                <w:sz w:val="20"/>
                <w:szCs w:val="20"/>
                <w:lang w:val="en-CA"/>
              </w:rPr>
              <w:t>Design and delivery</w:t>
            </w:r>
          </w:p>
          <w:p w14:paraId="1E4A294D" w14:textId="7CABD1C6"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775B8E">
              <w:rPr>
                <w:rFonts w:ascii="Times New Roman" w:eastAsia="Times New Roman" w:hAnsi="Times New Roman" w:cs="Times New Roman"/>
                <w:sz w:val="20"/>
                <w:szCs w:val="20"/>
                <w:lang w:val="en-CA"/>
              </w:rPr>
              <w:t>of the new course; sole instructor.</w:t>
            </w:r>
          </w:p>
        </w:tc>
      </w:tr>
      <w:tr w:rsidR="00037B73" w:rsidRPr="009F3093" w14:paraId="4C2873E1" w14:textId="77777777" w:rsidTr="001733C5">
        <w:trPr>
          <w:trHeight w:val="444"/>
          <w:tblHeader/>
        </w:trPr>
        <w:tc>
          <w:tcPr>
            <w:tcW w:w="709" w:type="dxa"/>
            <w:vAlign w:val="center"/>
          </w:tcPr>
          <w:p w14:paraId="2EC3A18F" w14:textId="77777777"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2023</w:t>
            </w:r>
          </w:p>
        </w:tc>
        <w:tc>
          <w:tcPr>
            <w:tcW w:w="1134" w:type="dxa"/>
            <w:vAlign w:val="center"/>
          </w:tcPr>
          <w:p w14:paraId="2219B222" w14:textId="7F087181"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Instructor</w:t>
            </w:r>
          </w:p>
        </w:tc>
        <w:tc>
          <w:tcPr>
            <w:tcW w:w="1701" w:type="dxa"/>
            <w:vAlign w:val="center"/>
          </w:tcPr>
          <w:p w14:paraId="4ED38B42" w14:textId="7852FBA1" w:rsidR="00037B7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Mech Eng 763</w:t>
            </w:r>
          </w:p>
          <w:p w14:paraId="249232B4" w14:textId="77777777" w:rsidR="00037B7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Hybrid Electric Vehicles</w:t>
            </w:r>
          </w:p>
        </w:tc>
        <w:tc>
          <w:tcPr>
            <w:tcW w:w="992" w:type="dxa"/>
            <w:vAlign w:val="center"/>
          </w:tcPr>
          <w:p w14:paraId="17AFE10F" w14:textId="5BF83B85"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Winter </w:t>
            </w:r>
          </w:p>
        </w:tc>
        <w:tc>
          <w:tcPr>
            <w:tcW w:w="851" w:type="dxa"/>
            <w:vAlign w:val="center"/>
          </w:tcPr>
          <w:p w14:paraId="18BB2C84" w14:textId="38B6D90B"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C01</w:t>
            </w:r>
          </w:p>
        </w:tc>
        <w:tc>
          <w:tcPr>
            <w:tcW w:w="850" w:type="dxa"/>
            <w:vAlign w:val="center"/>
          </w:tcPr>
          <w:p w14:paraId="5159C2BB" w14:textId="59B1E56B"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9F3093">
              <w:rPr>
                <w:rFonts w:ascii="Times New Roman" w:eastAsia="Times New Roman" w:hAnsi="Times New Roman" w:cs="Times New Roman"/>
                <w:sz w:val="20"/>
                <w:szCs w:val="20"/>
              </w:rPr>
              <w:t>100%</w:t>
            </w:r>
          </w:p>
        </w:tc>
        <w:tc>
          <w:tcPr>
            <w:tcW w:w="1276" w:type="dxa"/>
            <w:vAlign w:val="center"/>
          </w:tcPr>
          <w:p w14:paraId="7B90684E" w14:textId="43F0318E"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9F3093">
              <w:rPr>
                <w:rFonts w:ascii="Times New Roman" w:eastAsia="Times New Roman" w:hAnsi="Times New Roman" w:cs="Times New Roman"/>
                <w:sz w:val="20"/>
                <w:szCs w:val="20"/>
              </w:rPr>
              <w:t>9</w:t>
            </w:r>
          </w:p>
        </w:tc>
        <w:tc>
          <w:tcPr>
            <w:tcW w:w="1134" w:type="dxa"/>
            <w:vAlign w:val="center"/>
          </w:tcPr>
          <w:p w14:paraId="6DFE7983" w14:textId="04758865"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E95ED7">
              <w:rPr>
                <w:rFonts w:ascii="Times New Roman" w:eastAsia="Times New Roman" w:hAnsi="Times New Roman" w:cs="Times New Roman"/>
                <w:sz w:val="20"/>
                <w:szCs w:val="20"/>
              </w:rPr>
              <w:t xml:space="preserve">4 </w:t>
            </w:r>
          </w:p>
        </w:tc>
        <w:tc>
          <w:tcPr>
            <w:tcW w:w="1550" w:type="dxa"/>
            <w:vAlign w:val="center"/>
          </w:tcPr>
          <w:p w14:paraId="6EFDA7CD" w14:textId="0631FBC6" w:rsidR="00037B73" w:rsidRPr="00775B8E"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lang w:val="en-CA"/>
              </w:rPr>
            </w:pPr>
            <w:r w:rsidRPr="00775B8E">
              <w:rPr>
                <w:rFonts w:ascii="Times New Roman" w:eastAsia="Times New Roman" w:hAnsi="Times New Roman" w:cs="Times New Roman"/>
                <w:sz w:val="20"/>
                <w:szCs w:val="20"/>
                <w:lang w:val="en-CA"/>
              </w:rPr>
              <w:t xml:space="preserve">Maintaining online content </w:t>
            </w:r>
            <w:r>
              <w:rPr>
                <w:rFonts w:ascii="Times New Roman" w:eastAsia="Times New Roman" w:hAnsi="Times New Roman" w:cs="Times New Roman"/>
                <w:sz w:val="20"/>
                <w:szCs w:val="20"/>
                <w:lang w:val="en-CA"/>
              </w:rPr>
              <w:t>&amp;</w:t>
            </w:r>
          </w:p>
          <w:p w14:paraId="5688761F" w14:textId="5104AA98" w:rsidR="00037B73" w:rsidRPr="009F3093" w:rsidRDefault="00037B73" w:rsidP="00037B7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sidRPr="00775B8E">
              <w:rPr>
                <w:rFonts w:ascii="Times New Roman" w:eastAsia="Times New Roman" w:hAnsi="Times New Roman" w:cs="Times New Roman"/>
                <w:sz w:val="20"/>
                <w:szCs w:val="20"/>
                <w:lang w:val="en-CA"/>
              </w:rPr>
              <w:t>teaching battery modules.</w:t>
            </w:r>
          </w:p>
        </w:tc>
      </w:tr>
    </w:tbl>
    <w:p w14:paraId="46F258CD" w14:textId="77777777" w:rsidR="00390022" w:rsidRDefault="00390022" w:rsidP="009F309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p>
    <w:p w14:paraId="64DEEA9E" w14:textId="77777777" w:rsidR="0087297C" w:rsidRDefault="0087297C" w:rsidP="009F309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p>
    <w:p w14:paraId="3F49798A" w14:textId="77777777" w:rsidR="0087297C" w:rsidRDefault="0087297C" w:rsidP="009F309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p>
    <w:p w14:paraId="25F0B3D2" w14:textId="77777777" w:rsidR="0087297C" w:rsidRDefault="0087297C" w:rsidP="009F309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p>
    <w:p w14:paraId="17D7770C" w14:textId="77777777" w:rsidR="0087297C" w:rsidRPr="009F3093" w:rsidRDefault="0087297C" w:rsidP="009F3093">
      <w:pPr>
        <w:keepNext/>
        <w:keepLines/>
        <w:pBdr>
          <w:top w:val="nil"/>
          <w:left w:val="nil"/>
          <w:bottom w:val="nil"/>
          <w:right w:val="nil"/>
          <w:between w:val="nil"/>
        </w:pBdr>
        <w:spacing w:after="0" w:line="240" w:lineRule="auto"/>
        <w:jc w:val="center"/>
        <w:rPr>
          <w:rFonts w:ascii="Times New Roman" w:eastAsia="Times New Roman" w:hAnsi="Times New Roman" w:cs="Times New Roman"/>
          <w:sz w:val="20"/>
          <w:szCs w:val="20"/>
        </w:rPr>
      </w:pPr>
    </w:p>
    <w:p w14:paraId="5A45970C" w14:textId="77777777" w:rsidR="00390022" w:rsidRDefault="00390022">
      <w:pPr>
        <w:keepLines/>
        <w:pBdr>
          <w:top w:val="nil"/>
          <w:left w:val="nil"/>
          <w:bottom w:val="nil"/>
          <w:right w:val="nil"/>
          <w:between w:val="nil"/>
        </w:pBdr>
        <w:tabs>
          <w:tab w:val="left" w:pos="2880"/>
        </w:tabs>
        <w:spacing w:after="0" w:line="240" w:lineRule="auto"/>
        <w:ind w:left="2268" w:hanging="1908"/>
        <w:rPr>
          <w:rFonts w:ascii="Times New Roman" w:eastAsia="Times New Roman" w:hAnsi="Times New Roman" w:cs="Times New Roman"/>
          <w:color w:val="000000"/>
          <w:sz w:val="20"/>
          <w:szCs w:val="20"/>
        </w:rPr>
      </w:pPr>
    </w:p>
    <w:p w14:paraId="74F1B427" w14:textId="63507437" w:rsidR="006E30A3" w:rsidRPr="006E30A3" w:rsidRDefault="001B5D66" w:rsidP="006E30A3">
      <w:pPr>
        <w:widowControl w:val="0"/>
        <w:spacing w:after="0" w:line="240" w:lineRule="auto"/>
        <w:rPr>
          <w:rFonts w:ascii="Arial" w:eastAsia="Arial" w:hAnsi="Arial" w:cs="Arial"/>
          <w:color w:val="FF0000"/>
          <w:sz w:val="20"/>
          <w:szCs w:val="20"/>
        </w:rPr>
      </w:pPr>
      <w:r w:rsidRPr="006E30A3">
        <w:rPr>
          <w:rFonts w:ascii="Arial" w:eastAsia="Arial" w:hAnsi="Arial" w:cs="Arial"/>
          <w:b/>
          <w:sz w:val="24"/>
          <w:szCs w:val="24"/>
        </w:rPr>
        <w:t>CONTRIBUTIONS TO TEACHING PRACTICE</w:t>
      </w:r>
      <w:r w:rsidRPr="006E30A3">
        <w:rPr>
          <w:rFonts w:ascii="Arial" w:eastAsia="Arial" w:hAnsi="Arial" w:cs="Arial"/>
          <w:color w:val="FF0000"/>
          <w:sz w:val="24"/>
          <w:szCs w:val="24"/>
        </w:rPr>
        <w:t xml:space="preserve"> </w:t>
      </w:r>
    </w:p>
    <w:p w14:paraId="4949C151" w14:textId="77777777" w:rsidR="006E30A3" w:rsidRPr="006E30A3" w:rsidRDefault="006E30A3" w:rsidP="006E30A3">
      <w:pPr>
        <w:widowControl w:val="0"/>
        <w:spacing w:after="0" w:line="240" w:lineRule="auto"/>
        <w:rPr>
          <w:rFonts w:ascii="Arial" w:eastAsia="Arial" w:hAnsi="Arial" w:cs="Arial"/>
          <w:color w:val="FF0000"/>
          <w:sz w:val="20"/>
          <w:szCs w:val="20"/>
        </w:rPr>
      </w:pPr>
    </w:p>
    <w:p w14:paraId="52726EE6" w14:textId="77777777" w:rsidR="006E30A3" w:rsidRDefault="006E30A3" w:rsidP="006E30A3">
      <w:pPr>
        <w:widowControl w:val="0"/>
        <w:spacing w:after="0" w:line="240" w:lineRule="auto"/>
        <w:rPr>
          <w:rFonts w:ascii="Arial" w:eastAsia="Arial" w:hAnsi="Arial" w:cs="Arial"/>
          <w:b/>
          <w:bCs/>
          <w:sz w:val="20"/>
          <w:szCs w:val="20"/>
          <w:lang w:val="en-CA"/>
        </w:rPr>
      </w:pPr>
      <w:r w:rsidRPr="006E30A3">
        <w:rPr>
          <w:rFonts w:ascii="Arial" w:eastAsia="Arial" w:hAnsi="Arial" w:cs="Arial"/>
          <w:b/>
          <w:bCs/>
          <w:sz w:val="20"/>
          <w:szCs w:val="20"/>
          <w:lang w:val="en-CA"/>
        </w:rPr>
        <w:lastRenderedPageBreak/>
        <w:t>Pedagogic Innovation and/or Development of Technology-enhanced Learning</w:t>
      </w:r>
    </w:p>
    <w:p w14:paraId="0D915B7E" w14:textId="77777777" w:rsidR="00216198" w:rsidRPr="006E30A3" w:rsidRDefault="00216198" w:rsidP="006E30A3">
      <w:pPr>
        <w:widowControl w:val="0"/>
        <w:spacing w:after="0" w:line="240" w:lineRule="auto"/>
        <w:rPr>
          <w:rFonts w:ascii="Arial" w:eastAsia="Arial" w:hAnsi="Arial" w:cs="Arial"/>
          <w:b/>
          <w:bCs/>
          <w:sz w:val="20"/>
          <w:szCs w:val="20"/>
          <w:lang w:val="en-CA"/>
        </w:rPr>
      </w:pPr>
    </w:p>
    <w:p w14:paraId="0B1559FB" w14:textId="13E66EC3" w:rsidR="006E30A3" w:rsidRPr="006E30A3" w:rsidRDefault="006E30A3" w:rsidP="006E30A3">
      <w:pPr>
        <w:widowControl w:val="0"/>
        <w:numPr>
          <w:ilvl w:val="0"/>
          <w:numId w:val="7"/>
        </w:numPr>
        <w:spacing w:after="0" w:line="240" w:lineRule="auto"/>
        <w:rPr>
          <w:rFonts w:ascii="Times New Roman" w:eastAsia="Arial" w:hAnsi="Times New Roman" w:cs="Times New Roman"/>
          <w:sz w:val="20"/>
          <w:szCs w:val="20"/>
          <w:lang w:val="en-CA"/>
        </w:rPr>
      </w:pPr>
      <w:r w:rsidRPr="006E30A3">
        <w:rPr>
          <w:rFonts w:ascii="Times New Roman" w:eastAsia="Arial" w:hAnsi="Times New Roman" w:cs="Times New Roman"/>
          <w:sz w:val="20"/>
          <w:szCs w:val="20"/>
          <w:lang w:val="en-CA"/>
        </w:rPr>
        <w:t xml:space="preserve">Designed and </w:t>
      </w:r>
      <w:r w:rsidR="00D333F8">
        <w:rPr>
          <w:rFonts w:ascii="Times New Roman" w:eastAsia="Arial" w:hAnsi="Times New Roman" w:cs="Times New Roman"/>
          <w:sz w:val="20"/>
          <w:szCs w:val="20"/>
          <w:lang w:val="en-CA"/>
        </w:rPr>
        <w:t>delivered</w:t>
      </w:r>
      <w:r w:rsidRPr="006E30A3">
        <w:rPr>
          <w:rFonts w:ascii="Times New Roman" w:eastAsia="Arial" w:hAnsi="Times New Roman" w:cs="Times New Roman"/>
          <w:sz w:val="20"/>
          <w:szCs w:val="20"/>
          <w:lang w:val="en-CA"/>
        </w:rPr>
        <w:t xml:space="preserve"> </w:t>
      </w:r>
      <w:r w:rsidR="00D333F8">
        <w:rPr>
          <w:rFonts w:ascii="Times New Roman" w:eastAsia="Arial" w:hAnsi="Times New Roman" w:cs="Times New Roman"/>
          <w:sz w:val="20"/>
          <w:szCs w:val="20"/>
          <w:lang w:val="en-CA"/>
        </w:rPr>
        <w:t>“</w:t>
      </w:r>
      <w:r w:rsidRPr="006E30A3">
        <w:rPr>
          <w:rFonts w:ascii="Times New Roman" w:eastAsia="Arial" w:hAnsi="Times New Roman" w:cs="Times New Roman"/>
          <w:sz w:val="20"/>
          <w:szCs w:val="20"/>
          <w:lang w:val="en-CA"/>
        </w:rPr>
        <w:t>MECH ENG 4AI3: Applied Artificial Intelligence</w:t>
      </w:r>
      <w:r w:rsidR="00D333F8">
        <w:rPr>
          <w:rFonts w:ascii="Times New Roman" w:eastAsia="Arial" w:hAnsi="Times New Roman" w:cs="Times New Roman"/>
          <w:sz w:val="20"/>
          <w:szCs w:val="20"/>
          <w:lang w:val="en-CA"/>
        </w:rPr>
        <w:t>”</w:t>
      </w:r>
      <w:r w:rsidRPr="006E30A3">
        <w:rPr>
          <w:rFonts w:ascii="Times New Roman" w:eastAsia="Arial" w:hAnsi="Times New Roman" w:cs="Times New Roman"/>
          <w:sz w:val="20"/>
          <w:szCs w:val="20"/>
          <w:lang w:val="en-CA"/>
        </w:rPr>
        <w:t>, incorporating hands-on AI applications in multiple domains, including business analytics, energy systems, and healthcare.</w:t>
      </w:r>
    </w:p>
    <w:p w14:paraId="4D299F4A" w14:textId="77777777" w:rsidR="006E30A3" w:rsidRPr="006E30A3" w:rsidRDefault="006E30A3" w:rsidP="006E30A3">
      <w:pPr>
        <w:widowControl w:val="0"/>
        <w:numPr>
          <w:ilvl w:val="0"/>
          <w:numId w:val="7"/>
        </w:numPr>
        <w:spacing w:after="0" w:line="240" w:lineRule="auto"/>
        <w:rPr>
          <w:rFonts w:ascii="Times New Roman" w:eastAsia="Arial" w:hAnsi="Times New Roman" w:cs="Times New Roman"/>
          <w:sz w:val="20"/>
          <w:szCs w:val="20"/>
          <w:lang w:val="en-CA"/>
        </w:rPr>
      </w:pPr>
      <w:r w:rsidRPr="006E30A3">
        <w:rPr>
          <w:rFonts w:ascii="Times New Roman" w:eastAsia="Arial" w:hAnsi="Times New Roman" w:cs="Times New Roman"/>
          <w:sz w:val="20"/>
          <w:szCs w:val="20"/>
          <w:lang w:val="en-CA"/>
        </w:rPr>
        <w:t xml:space="preserve">Integrated modern AI tools such as TensorFlow, </w:t>
      </w:r>
      <w:proofErr w:type="spellStart"/>
      <w:r w:rsidRPr="006E30A3">
        <w:rPr>
          <w:rFonts w:ascii="Times New Roman" w:eastAsia="Arial" w:hAnsi="Times New Roman" w:cs="Times New Roman"/>
          <w:sz w:val="20"/>
          <w:szCs w:val="20"/>
          <w:lang w:val="en-CA"/>
        </w:rPr>
        <w:t>Keras</w:t>
      </w:r>
      <w:proofErr w:type="spellEnd"/>
      <w:r w:rsidRPr="006E30A3">
        <w:rPr>
          <w:rFonts w:ascii="Times New Roman" w:eastAsia="Arial" w:hAnsi="Times New Roman" w:cs="Times New Roman"/>
          <w:sz w:val="20"/>
          <w:szCs w:val="20"/>
          <w:lang w:val="en-CA"/>
        </w:rPr>
        <w:t>, OpenAI APIs (ChatGPT, custom GPTs), and Scikit-learn, ensuring students gain practical experience.</w:t>
      </w:r>
    </w:p>
    <w:p w14:paraId="50D0C10F" w14:textId="10AF39A2" w:rsidR="006E30A3" w:rsidRPr="006E30A3" w:rsidRDefault="00D333F8" w:rsidP="006E30A3">
      <w:pPr>
        <w:widowControl w:val="0"/>
        <w:numPr>
          <w:ilvl w:val="0"/>
          <w:numId w:val="7"/>
        </w:numPr>
        <w:spacing w:after="0" w:line="240" w:lineRule="auto"/>
        <w:rPr>
          <w:rFonts w:ascii="Times New Roman" w:eastAsia="Arial" w:hAnsi="Times New Roman" w:cs="Times New Roman"/>
          <w:sz w:val="20"/>
          <w:szCs w:val="20"/>
          <w:lang w:val="en-CA"/>
        </w:rPr>
      </w:pPr>
      <w:r>
        <w:rPr>
          <w:rFonts w:ascii="Times New Roman" w:eastAsia="Arial" w:hAnsi="Times New Roman" w:cs="Times New Roman"/>
          <w:sz w:val="20"/>
          <w:szCs w:val="20"/>
          <w:lang w:val="en-CA"/>
        </w:rPr>
        <w:t>I</w:t>
      </w:r>
      <w:r w:rsidR="006E30A3" w:rsidRPr="006E30A3">
        <w:rPr>
          <w:rFonts w:ascii="Times New Roman" w:eastAsia="Arial" w:hAnsi="Times New Roman" w:cs="Times New Roman"/>
          <w:sz w:val="20"/>
          <w:szCs w:val="20"/>
          <w:lang w:val="en-CA"/>
        </w:rPr>
        <w:t>ncorporated MATLAB, Simulink, and advanced data-driven control techniques, including Transformers for SOX estimation</w:t>
      </w:r>
      <w:r>
        <w:rPr>
          <w:rFonts w:ascii="Times New Roman" w:eastAsia="Arial" w:hAnsi="Times New Roman" w:cs="Times New Roman"/>
          <w:sz w:val="20"/>
          <w:szCs w:val="20"/>
          <w:lang w:val="en-CA"/>
        </w:rPr>
        <w:t>, in the following courses: “</w:t>
      </w:r>
      <w:r w:rsidRPr="006E30A3">
        <w:rPr>
          <w:rFonts w:ascii="Times New Roman" w:eastAsia="Arial" w:hAnsi="Times New Roman" w:cs="Times New Roman"/>
          <w:sz w:val="20"/>
          <w:szCs w:val="20"/>
          <w:lang w:val="en-CA"/>
        </w:rPr>
        <w:t>MECH ENG 4R03: Control Systems</w:t>
      </w:r>
      <w:r>
        <w:rPr>
          <w:rFonts w:ascii="Times New Roman" w:eastAsia="Arial" w:hAnsi="Times New Roman" w:cs="Times New Roman"/>
          <w:sz w:val="20"/>
          <w:szCs w:val="20"/>
          <w:lang w:val="en-CA"/>
        </w:rPr>
        <w:t>”</w:t>
      </w:r>
      <w:r w:rsidRPr="006E30A3">
        <w:rPr>
          <w:rFonts w:ascii="Times New Roman" w:eastAsia="Arial" w:hAnsi="Times New Roman" w:cs="Times New Roman"/>
          <w:sz w:val="20"/>
          <w:szCs w:val="20"/>
          <w:lang w:val="en-CA"/>
        </w:rPr>
        <w:t xml:space="preserve"> and </w:t>
      </w:r>
      <w:r>
        <w:rPr>
          <w:rFonts w:ascii="Times New Roman" w:eastAsia="Arial" w:hAnsi="Times New Roman" w:cs="Times New Roman"/>
          <w:sz w:val="20"/>
          <w:szCs w:val="20"/>
          <w:lang w:val="en-CA"/>
        </w:rPr>
        <w:t>“</w:t>
      </w:r>
      <w:r w:rsidRPr="006E30A3">
        <w:rPr>
          <w:rFonts w:ascii="Times New Roman" w:eastAsia="Arial" w:hAnsi="Times New Roman" w:cs="Times New Roman"/>
          <w:sz w:val="20"/>
          <w:szCs w:val="20"/>
          <w:lang w:val="en-CA"/>
        </w:rPr>
        <w:t>MECH ENG 754: Management and Control of EV Batteries</w:t>
      </w:r>
      <w:r>
        <w:rPr>
          <w:rFonts w:ascii="Times New Roman" w:eastAsia="Arial" w:hAnsi="Times New Roman" w:cs="Times New Roman"/>
          <w:sz w:val="20"/>
          <w:szCs w:val="20"/>
          <w:lang w:val="en-CA"/>
        </w:rPr>
        <w:t>”</w:t>
      </w:r>
      <w:r w:rsidR="006E30A3" w:rsidRPr="006E30A3">
        <w:rPr>
          <w:rFonts w:ascii="Times New Roman" w:eastAsia="Arial" w:hAnsi="Times New Roman" w:cs="Times New Roman"/>
          <w:sz w:val="20"/>
          <w:szCs w:val="20"/>
          <w:lang w:val="en-CA"/>
        </w:rPr>
        <w:t>.</w:t>
      </w:r>
    </w:p>
    <w:p w14:paraId="3463EB08" w14:textId="554770A5" w:rsidR="00547B30" w:rsidRPr="00EF2DC6" w:rsidRDefault="006E30A3" w:rsidP="00547B30">
      <w:pPr>
        <w:widowControl w:val="0"/>
        <w:numPr>
          <w:ilvl w:val="0"/>
          <w:numId w:val="7"/>
        </w:numPr>
        <w:spacing w:after="0" w:line="240" w:lineRule="auto"/>
        <w:rPr>
          <w:rFonts w:ascii="Times New Roman" w:eastAsia="Arial" w:hAnsi="Times New Roman" w:cs="Times New Roman"/>
          <w:sz w:val="20"/>
          <w:szCs w:val="20"/>
          <w:lang w:val="en-CA"/>
        </w:rPr>
      </w:pPr>
      <w:r w:rsidRPr="006E30A3">
        <w:rPr>
          <w:rFonts w:ascii="Times New Roman" w:eastAsia="Arial" w:hAnsi="Times New Roman" w:cs="Times New Roman"/>
          <w:sz w:val="20"/>
          <w:szCs w:val="20"/>
          <w:lang w:val="en-CA"/>
        </w:rPr>
        <w:t>Implemented virtual learning enhancements, including recorded lectures for flexible access.</w:t>
      </w:r>
    </w:p>
    <w:p w14:paraId="708E7FFC" w14:textId="77777777" w:rsidR="00DC0476" w:rsidRPr="006E30A3" w:rsidRDefault="00DC0476" w:rsidP="00DC0476">
      <w:pPr>
        <w:widowControl w:val="0"/>
        <w:spacing w:after="0" w:line="240" w:lineRule="auto"/>
        <w:ind w:left="720"/>
        <w:rPr>
          <w:rFonts w:ascii="Times New Roman" w:eastAsia="Arial" w:hAnsi="Times New Roman" w:cs="Times New Roman"/>
          <w:sz w:val="20"/>
          <w:szCs w:val="20"/>
          <w:lang w:val="en-CA"/>
        </w:rPr>
      </w:pPr>
    </w:p>
    <w:p w14:paraId="0511D103" w14:textId="77777777" w:rsidR="006E30A3" w:rsidRDefault="006E30A3" w:rsidP="006E30A3">
      <w:pPr>
        <w:widowControl w:val="0"/>
        <w:spacing w:after="0" w:line="240" w:lineRule="auto"/>
        <w:rPr>
          <w:rFonts w:ascii="Arial" w:eastAsia="Arial" w:hAnsi="Arial" w:cs="Arial"/>
          <w:b/>
          <w:bCs/>
          <w:sz w:val="20"/>
          <w:szCs w:val="20"/>
          <w:lang w:val="en-CA"/>
        </w:rPr>
      </w:pPr>
      <w:r w:rsidRPr="006E30A3">
        <w:rPr>
          <w:rFonts w:ascii="Arial" w:eastAsia="Arial" w:hAnsi="Arial" w:cs="Arial"/>
          <w:b/>
          <w:bCs/>
          <w:sz w:val="20"/>
          <w:szCs w:val="20"/>
          <w:lang w:val="en-CA"/>
        </w:rPr>
        <w:t>Course/Curriculum Development</w:t>
      </w:r>
    </w:p>
    <w:p w14:paraId="17F03866" w14:textId="77777777" w:rsidR="00216198" w:rsidRPr="006E30A3" w:rsidRDefault="00216198" w:rsidP="006E30A3">
      <w:pPr>
        <w:widowControl w:val="0"/>
        <w:spacing w:after="0" w:line="240" w:lineRule="auto"/>
        <w:rPr>
          <w:rFonts w:ascii="Arial" w:eastAsia="Arial" w:hAnsi="Arial" w:cs="Arial"/>
          <w:b/>
          <w:bCs/>
          <w:sz w:val="20"/>
          <w:szCs w:val="20"/>
          <w:lang w:val="en-CA"/>
        </w:rPr>
      </w:pPr>
    </w:p>
    <w:p w14:paraId="178C1644" w14:textId="77777777" w:rsidR="006E30A3" w:rsidRPr="006E30A3" w:rsidRDefault="006E30A3" w:rsidP="00DC0476">
      <w:pPr>
        <w:widowControl w:val="0"/>
        <w:numPr>
          <w:ilvl w:val="0"/>
          <w:numId w:val="7"/>
        </w:numPr>
        <w:spacing w:after="0" w:line="240" w:lineRule="auto"/>
        <w:rPr>
          <w:rFonts w:ascii="Times New Roman" w:eastAsia="Arial" w:hAnsi="Times New Roman" w:cs="Times New Roman"/>
          <w:sz w:val="20"/>
          <w:szCs w:val="20"/>
          <w:lang w:val="en-CA"/>
        </w:rPr>
      </w:pPr>
      <w:r w:rsidRPr="006E30A3">
        <w:rPr>
          <w:rFonts w:ascii="Times New Roman" w:eastAsia="Arial" w:hAnsi="Times New Roman" w:cs="Times New Roman"/>
          <w:sz w:val="20"/>
          <w:szCs w:val="20"/>
          <w:lang w:val="en-CA"/>
        </w:rPr>
        <w:t>Developed new courses:</w:t>
      </w:r>
    </w:p>
    <w:p w14:paraId="743EEEB0" w14:textId="77777777" w:rsidR="006E30A3" w:rsidRPr="006E30A3" w:rsidRDefault="006E30A3" w:rsidP="00DC0476">
      <w:pPr>
        <w:widowControl w:val="0"/>
        <w:numPr>
          <w:ilvl w:val="1"/>
          <w:numId w:val="7"/>
        </w:numPr>
        <w:spacing w:after="0" w:line="240" w:lineRule="auto"/>
        <w:rPr>
          <w:rFonts w:ascii="Times New Roman" w:eastAsia="Arial" w:hAnsi="Times New Roman" w:cs="Times New Roman"/>
          <w:sz w:val="20"/>
          <w:szCs w:val="20"/>
          <w:lang w:val="en-CA"/>
        </w:rPr>
      </w:pPr>
      <w:r w:rsidRPr="006E30A3">
        <w:rPr>
          <w:rFonts w:ascii="Times New Roman" w:eastAsia="Arial" w:hAnsi="Times New Roman" w:cs="Times New Roman"/>
          <w:sz w:val="20"/>
          <w:szCs w:val="20"/>
          <w:lang w:val="en-CA"/>
        </w:rPr>
        <w:t>MECH ENG 4AI3 (Applied AI) – A technical elective covering Generative AI, NLP, deep learning, and computer vision.</w:t>
      </w:r>
    </w:p>
    <w:p w14:paraId="2D57DAC9" w14:textId="3AFD35E9" w:rsidR="006E30A3" w:rsidRPr="006E30A3" w:rsidRDefault="006E30A3" w:rsidP="00DC0476">
      <w:pPr>
        <w:widowControl w:val="0"/>
        <w:numPr>
          <w:ilvl w:val="1"/>
          <w:numId w:val="7"/>
        </w:numPr>
        <w:spacing w:after="0" w:line="240" w:lineRule="auto"/>
        <w:rPr>
          <w:rFonts w:ascii="Times New Roman" w:eastAsia="Arial" w:hAnsi="Times New Roman" w:cs="Times New Roman"/>
          <w:sz w:val="20"/>
          <w:szCs w:val="20"/>
          <w:lang w:val="en-CA"/>
        </w:rPr>
      </w:pPr>
      <w:r w:rsidRPr="006E30A3">
        <w:rPr>
          <w:rFonts w:ascii="Times New Roman" w:eastAsia="Arial" w:hAnsi="Times New Roman" w:cs="Times New Roman"/>
          <w:sz w:val="20"/>
          <w:szCs w:val="20"/>
          <w:lang w:val="en-CA"/>
        </w:rPr>
        <w:t xml:space="preserve">MECH ENG 754 (Management and Control of EV Batteries) – Covering battery </w:t>
      </w:r>
      <w:r w:rsidR="00C02D4A">
        <w:rPr>
          <w:rFonts w:ascii="Times New Roman" w:eastAsia="Arial" w:hAnsi="Times New Roman" w:cs="Times New Roman"/>
          <w:sz w:val="20"/>
          <w:szCs w:val="20"/>
          <w:lang w:val="en-CA"/>
        </w:rPr>
        <w:t>modelling</w:t>
      </w:r>
      <w:r w:rsidRPr="006E30A3">
        <w:rPr>
          <w:rFonts w:ascii="Times New Roman" w:eastAsia="Arial" w:hAnsi="Times New Roman" w:cs="Times New Roman"/>
          <w:sz w:val="20"/>
          <w:szCs w:val="20"/>
          <w:lang w:val="en-CA"/>
        </w:rPr>
        <w:t>, SOC/SOH estimation, and industry-driven advancements.</w:t>
      </w:r>
    </w:p>
    <w:p w14:paraId="1E712CCF" w14:textId="77777777" w:rsidR="006E30A3" w:rsidRDefault="006E30A3" w:rsidP="00DC0476">
      <w:pPr>
        <w:widowControl w:val="0"/>
        <w:numPr>
          <w:ilvl w:val="0"/>
          <w:numId w:val="7"/>
        </w:numPr>
        <w:spacing w:after="0" w:line="240" w:lineRule="auto"/>
        <w:rPr>
          <w:rFonts w:ascii="Times New Roman" w:eastAsia="Arial" w:hAnsi="Times New Roman" w:cs="Times New Roman"/>
          <w:sz w:val="20"/>
          <w:szCs w:val="20"/>
          <w:lang w:val="en-CA"/>
        </w:rPr>
      </w:pPr>
      <w:r w:rsidRPr="006E30A3">
        <w:rPr>
          <w:rFonts w:ascii="Times New Roman" w:eastAsia="Arial" w:hAnsi="Times New Roman" w:cs="Times New Roman"/>
          <w:sz w:val="20"/>
          <w:szCs w:val="20"/>
          <w:lang w:val="en-CA"/>
        </w:rPr>
        <w:t>Redesigned MECH ENG 4R03 (Control Systems) by updating content, lecture slides, and coding exercises to enhance learning engagement.</w:t>
      </w:r>
    </w:p>
    <w:p w14:paraId="68D905AE" w14:textId="77777777" w:rsidR="00DC0476" w:rsidRPr="006E30A3" w:rsidRDefault="00DC0476" w:rsidP="00DC0476">
      <w:pPr>
        <w:widowControl w:val="0"/>
        <w:spacing w:after="0" w:line="240" w:lineRule="auto"/>
        <w:ind w:left="720"/>
        <w:rPr>
          <w:rFonts w:ascii="Times New Roman" w:eastAsia="Arial" w:hAnsi="Times New Roman" w:cs="Times New Roman"/>
          <w:sz w:val="20"/>
          <w:szCs w:val="20"/>
          <w:lang w:val="en-CA"/>
        </w:rPr>
      </w:pPr>
    </w:p>
    <w:p w14:paraId="55888538" w14:textId="77777777" w:rsidR="00901F9A" w:rsidRDefault="00901F9A">
      <w:pPr>
        <w:widowControl w:val="0"/>
        <w:spacing w:after="0" w:line="240" w:lineRule="auto"/>
        <w:rPr>
          <w:rFonts w:ascii="Arial" w:eastAsia="Arial" w:hAnsi="Arial" w:cs="Arial"/>
          <w:b/>
          <w:sz w:val="20"/>
          <w:szCs w:val="20"/>
        </w:rPr>
      </w:pPr>
    </w:p>
    <w:p w14:paraId="336AAE0E" w14:textId="77777777" w:rsidR="00216198" w:rsidRPr="003641C9" w:rsidRDefault="00216198">
      <w:pPr>
        <w:widowControl w:val="0"/>
        <w:spacing w:after="0" w:line="240" w:lineRule="auto"/>
        <w:rPr>
          <w:rFonts w:ascii="Arial" w:eastAsia="Arial" w:hAnsi="Arial" w:cs="Arial"/>
          <w:b/>
          <w:sz w:val="20"/>
          <w:szCs w:val="20"/>
        </w:rPr>
      </w:pPr>
    </w:p>
    <w:p w14:paraId="626360A6" w14:textId="029994B8" w:rsidR="00390022" w:rsidRDefault="001B5D66">
      <w:pPr>
        <w:widowControl w:val="0"/>
        <w:spacing w:after="0" w:line="240" w:lineRule="auto"/>
        <w:rPr>
          <w:rFonts w:ascii="Arial" w:eastAsia="Arial" w:hAnsi="Arial" w:cs="Arial"/>
        </w:rPr>
      </w:pPr>
      <w:r>
        <w:rPr>
          <w:rFonts w:ascii="Arial" w:eastAsia="Arial" w:hAnsi="Arial" w:cs="Arial"/>
          <w:b/>
          <w:sz w:val="24"/>
          <w:szCs w:val="24"/>
        </w:rPr>
        <w:t>LIFETIME PUBLICATIONS</w:t>
      </w:r>
      <w:r>
        <w:rPr>
          <w:rFonts w:ascii="Arial" w:eastAsia="Arial" w:hAnsi="Arial" w:cs="Arial"/>
        </w:rPr>
        <w:t xml:space="preserve"> </w:t>
      </w:r>
    </w:p>
    <w:p w14:paraId="20328113" w14:textId="77777777" w:rsidR="001C5FF1" w:rsidRDefault="001C5FF1">
      <w:pPr>
        <w:widowControl w:val="0"/>
        <w:spacing w:after="0" w:line="240" w:lineRule="auto"/>
        <w:rPr>
          <w:rFonts w:ascii="Arial" w:eastAsia="Arial" w:hAnsi="Arial" w:cs="Arial"/>
        </w:rPr>
      </w:pPr>
    </w:p>
    <w:p w14:paraId="3C0BC7A8" w14:textId="53C64224" w:rsidR="001C5FF1" w:rsidRDefault="001C5FF1" w:rsidP="001C5FF1">
      <w:pPr>
        <w:widowControl w:val="0"/>
        <w:spacing w:after="0" w:line="240" w:lineRule="auto"/>
        <w:rPr>
          <w:rFonts w:ascii="Times New Roman" w:eastAsia="Arial" w:hAnsi="Times New Roman" w:cs="Times New Roman"/>
          <w:lang w:val="en-CA"/>
        </w:rPr>
      </w:pPr>
      <w:r w:rsidRPr="001C5FF1">
        <w:rPr>
          <w:rFonts w:ascii="Times New Roman" w:eastAsia="Arial" w:hAnsi="Times New Roman" w:cs="Times New Roman"/>
          <w:lang w:val="en-CA"/>
        </w:rPr>
        <w:t xml:space="preserve">Total published: </w:t>
      </w:r>
      <w:r w:rsidR="002C2095">
        <w:rPr>
          <w:rFonts w:ascii="Times New Roman" w:eastAsia="Arial" w:hAnsi="Times New Roman" w:cs="Times New Roman"/>
          <w:lang w:val="en-CA"/>
        </w:rPr>
        <w:t>69</w:t>
      </w:r>
    </w:p>
    <w:p w14:paraId="54ACE54B" w14:textId="3D4E4E6B" w:rsidR="005F6CF7" w:rsidRDefault="005F6CF7" w:rsidP="001C5FF1">
      <w:pPr>
        <w:widowControl w:val="0"/>
        <w:spacing w:after="0" w:line="240" w:lineRule="auto"/>
        <w:rPr>
          <w:rFonts w:ascii="Times New Roman" w:eastAsia="Arial" w:hAnsi="Times New Roman" w:cs="Times New Roman"/>
          <w:lang w:val="en-CA"/>
        </w:rPr>
      </w:pPr>
      <w:r>
        <w:rPr>
          <w:rFonts w:ascii="Times New Roman" w:eastAsia="Arial" w:hAnsi="Times New Roman" w:cs="Times New Roman"/>
          <w:lang w:val="en-CA"/>
        </w:rPr>
        <w:t xml:space="preserve">Total published since tenure-track appointment: </w:t>
      </w:r>
      <w:r w:rsidR="00615E64">
        <w:rPr>
          <w:rFonts w:ascii="Times New Roman" w:eastAsia="Arial" w:hAnsi="Times New Roman" w:cs="Times New Roman"/>
          <w:lang w:val="en-CA"/>
        </w:rPr>
        <w:t>3</w:t>
      </w:r>
      <w:r w:rsidR="00BD6EE4">
        <w:rPr>
          <w:rFonts w:ascii="Times New Roman" w:eastAsia="Arial" w:hAnsi="Times New Roman" w:cs="Times New Roman"/>
          <w:lang w:val="en-CA"/>
        </w:rPr>
        <w:t>7</w:t>
      </w:r>
      <w:r w:rsidR="00615E64">
        <w:rPr>
          <w:rFonts w:ascii="Times New Roman" w:eastAsia="Arial" w:hAnsi="Times New Roman" w:cs="Times New Roman"/>
          <w:lang w:val="en-CA"/>
        </w:rPr>
        <w:t xml:space="preserve"> (</w:t>
      </w:r>
      <w:r w:rsidR="00C523D2">
        <w:rPr>
          <w:rFonts w:ascii="Times New Roman" w:eastAsia="Arial" w:hAnsi="Times New Roman" w:cs="Times New Roman"/>
          <w:lang w:val="en-CA"/>
        </w:rPr>
        <w:t>2</w:t>
      </w:r>
      <w:r w:rsidR="00BD6EE4">
        <w:rPr>
          <w:rFonts w:ascii="Times New Roman" w:eastAsia="Arial" w:hAnsi="Times New Roman" w:cs="Times New Roman"/>
          <w:lang w:val="en-CA"/>
        </w:rPr>
        <w:t>2</w:t>
      </w:r>
      <w:r w:rsidR="00615E64">
        <w:rPr>
          <w:rFonts w:ascii="Times New Roman" w:eastAsia="Arial" w:hAnsi="Times New Roman" w:cs="Times New Roman"/>
          <w:lang w:val="en-CA"/>
        </w:rPr>
        <w:t xml:space="preserve"> journals, 15 conferences)</w:t>
      </w:r>
    </w:p>
    <w:p w14:paraId="103A9A80" w14:textId="3ECA6AC5" w:rsidR="00387F61" w:rsidRPr="001C5FF1" w:rsidRDefault="00387F61" w:rsidP="001C5FF1">
      <w:pPr>
        <w:widowControl w:val="0"/>
        <w:spacing w:after="0" w:line="240" w:lineRule="auto"/>
        <w:rPr>
          <w:rFonts w:ascii="Times New Roman" w:eastAsia="Arial" w:hAnsi="Times New Roman" w:cs="Times New Roman"/>
          <w:lang w:val="en-CA"/>
        </w:rPr>
      </w:pPr>
      <w:r>
        <w:rPr>
          <w:rFonts w:ascii="Times New Roman" w:eastAsia="Arial" w:hAnsi="Times New Roman" w:cs="Times New Roman"/>
          <w:lang w:val="en-CA"/>
        </w:rPr>
        <w:t xml:space="preserve">Total published </w:t>
      </w:r>
      <w:r w:rsidR="00F21D51">
        <w:rPr>
          <w:rFonts w:ascii="Times New Roman" w:eastAsia="Arial" w:hAnsi="Times New Roman" w:cs="Times New Roman"/>
          <w:lang w:val="en-CA"/>
        </w:rPr>
        <w:t xml:space="preserve">since tenure-track appointment </w:t>
      </w:r>
      <w:r>
        <w:rPr>
          <w:rFonts w:ascii="Times New Roman" w:eastAsia="Arial" w:hAnsi="Times New Roman" w:cs="Times New Roman"/>
          <w:lang w:val="en-CA"/>
        </w:rPr>
        <w:t>(independent): 1</w:t>
      </w:r>
      <w:r w:rsidR="00585253">
        <w:rPr>
          <w:rFonts w:ascii="Times New Roman" w:eastAsia="Arial" w:hAnsi="Times New Roman" w:cs="Times New Roman"/>
          <w:lang w:val="en-CA"/>
        </w:rPr>
        <w:t>2</w:t>
      </w:r>
      <w:r>
        <w:rPr>
          <w:rFonts w:ascii="Times New Roman" w:eastAsia="Arial" w:hAnsi="Times New Roman" w:cs="Times New Roman"/>
          <w:lang w:val="en-CA"/>
        </w:rPr>
        <w:t xml:space="preserve"> (</w:t>
      </w:r>
      <w:r w:rsidR="00585253">
        <w:rPr>
          <w:rFonts w:ascii="Times New Roman" w:eastAsia="Arial" w:hAnsi="Times New Roman" w:cs="Times New Roman"/>
          <w:lang w:val="en-CA"/>
        </w:rPr>
        <w:t>7</w:t>
      </w:r>
      <w:r>
        <w:rPr>
          <w:rFonts w:ascii="Times New Roman" w:eastAsia="Arial" w:hAnsi="Times New Roman" w:cs="Times New Roman"/>
          <w:lang w:val="en-CA"/>
        </w:rPr>
        <w:t xml:space="preserve"> journals, 5 conferences)</w:t>
      </w:r>
    </w:p>
    <w:p w14:paraId="2AF74762" w14:textId="534D6E3C" w:rsidR="001C5FF1" w:rsidRPr="001C5FF1" w:rsidRDefault="001C5FF1" w:rsidP="001C5FF1">
      <w:pPr>
        <w:widowControl w:val="0"/>
        <w:spacing w:after="0" w:line="240" w:lineRule="auto"/>
        <w:rPr>
          <w:rFonts w:ascii="Times New Roman" w:eastAsia="Arial" w:hAnsi="Times New Roman" w:cs="Times New Roman"/>
          <w:lang w:val="en-CA"/>
        </w:rPr>
      </w:pPr>
      <w:r w:rsidRPr="001C5FF1">
        <w:rPr>
          <w:rFonts w:ascii="Times New Roman" w:eastAsia="Arial" w:hAnsi="Times New Roman" w:cs="Times New Roman"/>
          <w:lang w:val="en-CA"/>
        </w:rPr>
        <w:t xml:space="preserve">Under review/submitted: </w:t>
      </w:r>
      <w:r w:rsidR="007B3356">
        <w:rPr>
          <w:rFonts w:ascii="Times New Roman" w:eastAsia="Arial" w:hAnsi="Times New Roman" w:cs="Times New Roman"/>
          <w:lang w:val="en-CA"/>
        </w:rPr>
        <w:t>5</w:t>
      </w:r>
    </w:p>
    <w:p w14:paraId="0FBDD0C8" w14:textId="549B5068" w:rsidR="001C5FF1" w:rsidRPr="00216568" w:rsidRDefault="001C5FF1" w:rsidP="001C5FF1">
      <w:pPr>
        <w:widowControl w:val="0"/>
        <w:spacing w:after="0" w:line="240" w:lineRule="auto"/>
        <w:rPr>
          <w:rFonts w:ascii="Times New Roman" w:eastAsia="Arial" w:hAnsi="Times New Roman" w:cs="Times New Roman"/>
        </w:rPr>
      </w:pPr>
      <w:r w:rsidRPr="00216568">
        <w:rPr>
          <w:rFonts w:ascii="Times New Roman" w:eastAsia="Arial" w:hAnsi="Times New Roman" w:cs="Times New Roman"/>
          <w:lang w:val="en-CA"/>
        </w:rPr>
        <w:t xml:space="preserve">Total citation: </w:t>
      </w:r>
      <w:r w:rsidR="005E7818">
        <w:rPr>
          <w:rFonts w:ascii="Times New Roman" w:eastAsia="Arial" w:hAnsi="Times New Roman" w:cs="Times New Roman"/>
          <w:lang w:val="en-CA"/>
        </w:rPr>
        <w:t>2</w:t>
      </w:r>
      <w:r w:rsidR="00F75B06">
        <w:rPr>
          <w:rFonts w:ascii="Times New Roman" w:eastAsia="Arial" w:hAnsi="Times New Roman" w:cs="Times New Roman"/>
          <w:lang w:val="en-CA"/>
        </w:rPr>
        <w:t>653</w:t>
      </w:r>
      <w:r w:rsidRPr="00216568">
        <w:rPr>
          <w:rFonts w:ascii="Times New Roman" w:eastAsia="Arial" w:hAnsi="Times New Roman" w:cs="Times New Roman"/>
          <w:lang w:val="en-CA"/>
        </w:rPr>
        <w:t xml:space="preserve">; h-index: </w:t>
      </w:r>
      <w:r w:rsidR="00F75B06">
        <w:rPr>
          <w:rFonts w:ascii="Times New Roman" w:eastAsia="Arial" w:hAnsi="Times New Roman" w:cs="Times New Roman"/>
          <w:lang w:val="en-CA"/>
        </w:rPr>
        <w:t>20</w:t>
      </w:r>
      <w:r w:rsidRPr="00216568">
        <w:rPr>
          <w:rFonts w:ascii="Times New Roman" w:eastAsia="Arial" w:hAnsi="Times New Roman" w:cs="Times New Roman"/>
          <w:lang w:val="en-CA"/>
        </w:rPr>
        <w:t xml:space="preserve"> as per Google Scholar</w:t>
      </w:r>
    </w:p>
    <w:p w14:paraId="001CBA39" w14:textId="77777777" w:rsidR="001C5FF1" w:rsidRPr="00216568" w:rsidRDefault="001C5FF1">
      <w:pPr>
        <w:widowControl w:val="0"/>
        <w:spacing w:after="0" w:line="240" w:lineRule="auto"/>
        <w:rPr>
          <w:rFonts w:ascii="Times New Roman" w:eastAsia="Arial" w:hAnsi="Times New Roman" w:cs="Times New Roman"/>
        </w:rPr>
      </w:pPr>
    </w:p>
    <w:p w14:paraId="197FA6BC" w14:textId="77777777" w:rsidR="00390022" w:rsidRDefault="00390022">
      <w:pPr>
        <w:widowControl w:val="0"/>
        <w:spacing w:after="0" w:line="240" w:lineRule="auto"/>
        <w:rPr>
          <w:rFonts w:ascii="Arial" w:eastAsia="Arial" w:hAnsi="Arial" w:cs="Arial"/>
          <w:color w:val="FF0000"/>
          <w:sz w:val="20"/>
          <w:szCs w:val="20"/>
        </w:rPr>
      </w:pPr>
    </w:p>
    <w:p w14:paraId="28A2628F" w14:textId="58EAFF3B" w:rsidR="00390022" w:rsidRPr="00E67FFC" w:rsidRDefault="001B5D66">
      <w:pPr>
        <w:widowControl w:val="0"/>
        <w:spacing w:after="0" w:line="240" w:lineRule="auto"/>
        <w:rPr>
          <w:rFonts w:ascii="Arial" w:eastAsia="Arial" w:hAnsi="Arial" w:cs="Arial"/>
          <w:sz w:val="20"/>
          <w:szCs w:val="20"/>
        </w:rPr>
      </w:pPr>
      <w:r>
        <w:rPr>
          <w:rFonts w:ascii="Arial" w:eastAsia="Arial" w:hAnsi="Arial" w:cs="Arial"/>
          <w:b/>
          <w:sz w:val="20"/>
          <w:szCs w:val="20"/>
        </w:rPr>
        <w:t xml:space="preserve">Peer Reviewed </w:t>
      </w:r>
    </w:p>
    <w:p w14:paraId="03D1924B" w14:textId="77777777" w:rsidR="003828FD" w:rsidRDefault="003828FD">
      <w:pPr>
        <w:widowControl w:val="0"/>
        <w:spacing w:after="0" w:line="240" w:lineRule="auto"/>
        <w:rPr>
          <w:rFonts w:ascii="Arial" w:eastAsia="Arial" w:hAnsi="Arial" w:cs="Arial"/>
          <w:sz w:val="20"/>
          <w:szCs w:val="20"/>
          <w:u w:val="single"/>
        </w:rPr>
      </w:pPr>
    </w:p>
    <w:p w14:paraId="78ABC862" w14:textId="77777777" w:rsidR="00390022" w:rsidRDefault="001B5D66">
      <w:pPr>
        <w:widowControl w:val="0"/>
        <w:spacing w:after="0" w:line="240" w:lineRule="auto"/>
        <w:rPr>
          <w:rFonts w:ascii="Arial" w:eastAsia="Arial" w:hAnsi="Arial" w:cs="Arial"/>
          <w:sz w:val="20"/>
          <w:szCs w:val="20"/>
          <w:u w:val="single"/>
        </w:rPr>
      </w:pPr>
      <w:r>
        <w:rPr>
          <w:rFonts w:ascii="Arial" w:eastAsia="Arial" w:hAnsi="Arial" w:cs="Arial"/>
          <w:sz w:val="20"/>
          <w:szCs w:val="20"/>
          <w:u w:val="single"/>
        </w:rPr>
        <w:t>Journal Articles</w:t>
      </w:r>
    </w:p>
    <w:p w14:paraId="1AF22B91" w14:textId="77777777" w:rsidR="00B67137" w:rsidRDefault="00B67137">
      <w:pPr>
        <w:widowControl w:val="0"/>
        <w:spacing w:after="0" w:line="240" w:lineRule="auto"/>
        <w:rPr>
          <w:rFonts w:ascii="Arial" w:eastAsia="Arial" w:hAnsi="Arial" w:cs="Arial"/>
          <w:sz w:val="20"/>
          <w:szCs w:val="20"/>
          <w:u w:val="single"/>
        </w:rPr>
      </w:pPr>
    </w:p>
    <w:p w14:paraId="1B48B80F" w14:textId="37220EF2" w:rsidR="00B67137" w:rsidRPr="00B67137" w:rsidRDefault="00B67137">
      <w:pPr>
        <w:widowControl w:val="0"/>
        <w:spacing w:after="0" w:line="240" w:lineRule="auto"/>
        <w:rPr>
          <w:rFonts w:ascii="Arial" w:eastAsia="Arial" w:hAnsi="Arial" w:cs="Arial"/>
          <w:sz w:val="20"/>
          <w:szCs w:val="20"/>
          <w:u w:val="single"/>
          <w:lang w:val="fr-FR"/>
        </w:rPr>
      </w:pPr>
      <w:r w:rsidRPr="00B67137">
        <w:rPr>
          <w:rFonts w:ascii="Arial" w:eastAsia="Arial" w:hAnsi="Arial" w:cs="Arial"/>
          <w:sz w:val="20"/>
          <w:szCs w:val="20"/>
          <w:u w:val="single"/>
          <w:lang w:val="fr-FR"/>
        </w:rPr>
        <w:t xml:space="preserve">Independent </w:t>
      </w:r>
      <w:r>
        <w:rPr>
          <w:rFonts w:ascii="Arial" w:eastAsia="Arial" w:hAnsi="Arial" w:cs="Arial"/>
          <w:sz w:val="20"/>
          <w:szCs w:val="20"/>
          <w:u w:val="single"/>
          <w:lang w:val="fr-FR"/>
        </w:rPr>
        <w:t>Journal Articles</w:t>
      </w:r>
    </w:p>
    <w:p w14:paraId="4D542418" w14:textId="77777777" w:rsidR="00B67137" w:rsidRDefault="00B67137">
      <w:pPr>
        <w:widowControl w:val="0"/>
        <w:spacing w:after="0" w:line="240" w:lineRule="auto"/>
        <w:rPr>
          <w:rFonts w:ascii="Arial" w:eastAsia="Arial" w:hAnsi="Arial" w:cs="Arial"/>
          <w:sz w:val="20"/>
          <w:szCs w:val="20"/>
          <w:u w:val="single"/>
          <w:lang w:val="fr-FR"/>
        </w:rPr>
      </w:pPr>
    </w:p>
    <w:p w14:paraId="1E0B6E9B" w14:textId="058EF70C" w:rsidR="00735B94" w:rsidRPr="003C2226" w:rsidRDefault="00735B94" w:rsidP="00735B94">
      <w:pPr>
        <w:widowControl w:val="0"/>
        <w:numPr>
          <w:ilvl w:val="0"/>
          <w:numId w:val="4"/>
        </w:numPr>
        <w:spacing w:after="0" w:line="240" w:lineRule="auto"/>
        <w:jc w:val="both"/>
        <w:rPr>
          <w:rFonts w:ascii="Times New Roman" w:eastAsia="Times New Roman" w:hAnsi="Times New Roman" w:cs="Times New Roman"/>
          <w:sz w:val="20"/>
          <w:szCs w:val="20"/>
          <w:lang w:val="en-CA"/>
        </w:rPr>
      </w:pPr>
      <w:r w:rsidRPr="003C2226">
        <w:rPr>
          <w:rFonts w:ascii="Times New Roman" w:eastAsia="Times New Roman" w:hAnsi="Times New Roman" w:cs="Times New Roman"/>
          <w:b/>
          <w:bCs/>
          <w:sz w:val="20"/>
          <w:szCs w:val="20"/>
          <w:lang w:val="fr-FR"/>
        </w:rPr>
        <w:t>Mohsen Seyyedhosseini</w:t>
      </w:r>
      <w:r w:rsidRPr="003C2226">
        <w:rPr>
          <w:rFonts w:ascii="Times New Roman" w:eastAsia="Times New Roman" w:hAnsi="Times New Roman" w:cs="Times New Roman"/>
          <w:sz w:val="20"/>
          <w:szCs w:val="20"/>
          <w:lang w:val="fr-FR"/>
        </w:rPr>
        <w:t>, Azadeh Gholaminejad, Nikoo Manouchehri Naeini, Babak Nahid-</w:t>
      </w:r>
      <w:proofErr w:type="spellStart"/>
      <w:r w:rsidRPr="003C2226">
        <w:rPr>
          <w:rFonts w:ascii="Times New Roman" w:eastAsia="Times New Roman" w:hAnsi="Times New Roman" w:cs="Times New Roman"/>
          <w:sz w:val="20"/>
          <w:szCs w:val="20"/>
          <w:lang w:val="fr-FR"/>
        </w:rPr>
        <w:t>Mobarakeh</w:t>
      </w:r>
      <w:proofErr w:type="spellEnd"/>
      <w:r w:rsidRPr="003C2226">
        <w:rPr>
          <w:rFonts w:ascii="Times New Roman" w:eastAsia="Times New Roman" w:hAnsi="Times New Roman" w:cs="Times New Roman"/>
          <w:sz w:val="20"/>
          <w:szCs w:val="20"/>
          <w:lang w:val="fr-FR"/>
        </w:rPr>
        <w:t xml:space="preserve">, </w:t>
      </w:r>
      <w:r w:rsidRPr="003C2226">
        <w:rPr>
          <w:rFonts w:ascii="Times New Roman" w:eastAsia="Times New Roman" w:hAnsi="Times New Roman" w:cs="Times New Roman"/>
          <w:sz w:val="20"/>
          <w:szCs w:val="20"/>
          <w:u w:val="single"/>
          <w:lang w:val="fr-FR"/>
        </w:rPr>
        <w:t>Ryan Ahmed</w:t>
      </w:r>
      <w:r w:rsidRPr="003C2226">
        <w:rPr>
          <w:rFonts w:ascii="Times New Roman" w:eastAsia="Times New Roman" w:hAnsi="Times New Roman" w:cs="Times New Roman"/>
          <w:sz w:val="20"/>
          <w:szCs w:val="20"/>
          <w:lang w:val="fr-FR"/>
        </w:rPr>
        <w:t xml:space="preserve"> (2026). </w:t>
      </w:r>
      <w:r w:rsidRPr="003C2226">
        <w:rPr>
          <w:rFonts w:ascii="Times New Roman" w:eastAsia="Times New Roman" w:hAnsi="Times New Roman" w:cs="Times New Roman"/>
          <w:sz w:val="20"/>
          <w:szCs w:val="20"/>
          <w:lang w:val="en-CA"/>
        </w:rPr>
        <w:t>Robust Sensor Fault Diagnosis for Lithium-Ion Battery Systems Using an Electro-Thermal Model, IEEE Transactions on Transportation Electrification, pp. 99, TTE.2025.3649812</w:t>
      </w:r>
    </w:p>
    <w:p w14:paraId="0778110B" w14:textId="77777777" w:rsidR="002624CC" w:rsidRPr="003C2226" w:rsidRDefault="002624CC" w:rsidP="002624CC">
      <w:pPr>
        <w:widowControl w:val="0"/>
        <w:spacing w:after="0" w:line="240" w:lineRule="auto"/>
        <w:ind w:left="720"/>
        <w:jc w:val="both"/>
        <w:rPr>
          <w:rFonts w:ascii="Times New Roman" w:eastAsia="Times New Roman" w:hAnsi="Times New Roman" w:cs="Times New Roman"/>
          <w:sz w:val="20"/>
          <w:szCs w:val="20"/>
          <w:lang w:val="en-CA"/>
        </w:rPr>
      </w:pPr>
    </w:p>
    <w:p w14:paraId="2E85EB56" w14:textId="71134E12" w:rsidR="002624CC" w:rsidRPr="003C2226" w:rsidRDefault="002624CC" w:rsidP="002624CC">
      <w:pPr>
        <w:widowControl w:val="0"/>
        <w:numPr>
          <w:ilvl w:val="0"/>
          <w:numId w:val="4"/>
        </w:numPr>
        <w:spacing w:after="0" w:line="240" w:lineRule="auto"/>
        <w:jc w:val="both"/>
        <w:rPr>
          <w:rFonts w:ascii="Times New Roman" w:eastAsia="Times New Roman" w:hAnsi="Times New Roman" w:cs="Times New Roman"/>
          <w:sz w:val="20"/>
          <w:szCs w:val="20"/>
          <w:lang w:val="en-CA"/>
        </w:rPr>
      </w:pPr>
      <w:r w:rsidRPr="003C2226">
        <w:rPr>
          <w:rFonts w:ascii="Times New Roman" w:eastAsia="Times New Roman" w:hAnsi="Times New Roman" w:cs="Times New Roman"/>
          <w:sz w:val="20"/>
          <w:szCs w:val="20"/>
        </w:rPr>
        <w:t xml:space="preserve">Lucas Nahid-Mobarakeh, Philip Kollmeyer, Javier Gazzarri, </w:t>
      </w:r>
      <w:r w:rsidRPr="003C2226">
        <w:rPr>
          <w:rFonts w:ascii="Times New Roman" w:eastAsia="Times New Roman" w:hAnsi="Times New Roman" w:cs="Times New Roman"/>
          <w:sz w:val="20"/>
          <w:szCs w:val="20"/>
          <w:u w:val="single"/>
        </w:rPr>
        <w:t>Ryan Ahmed</w:t>
      </w:r>
      <w:r w:rsidRPr="003C2226">
        <w:rPr>
          <w:rFonts w:ascii="Times New Roman" w:eastAsia="Times New Roman" w:hAnsi="Times New Roman" w:cs="Times New Roman"/>
          <w:sz w:val="20"/>
          <w:szCs w:val="20"/>
        </w:rPr>
        <w:t xml:space="preserve"> (2025). Two-Stage Genetic Algorithm Offline Parameter Optimization of Adaptive Extended Kalman Filter for Robust Battery State-Of-Charge Estimation, IEEE Access</w:t>
      </w:r>
      <w:r w:rsidR="0093627F" w:rsidRPr="003C2226">
        <w:rPr>
          <w:rFonts w:ascii="Times New Roman" w:eastAsia="Times New Roman" w:hAnsi="Times New Roman" w:cs="Times New Roman"/>
          <w:sz w:val="20"/>
          <w:szCs w:val="20"/>
        </w:rPr>
        <w:t>, Vol. 13, pp. 176083 - 176096</w:t>
      </w:r>
      <w:r w:rsidRPr="003C2226">
        <w:rPr>
          <w:rFonts w:ascii="Times New Roman" w:eastAsia="Times New Roman" w:hAnsi="Times New Roman" w:cs="Times New Roman"/>
          <w:sz w:val="20"/>
          <w:szCs w:val="20"/>
        </w:rPr>
        <w:t xml:space="preserve">. </w:t>
      </w:r>
    </w:p>
    <w:p w14:paraId="1EBB6674" w14:textId="77777777" w:rsidR="00735B94" w:rsidRPr="003C2226" w:rsidRDefault="00735B94" w:rsidP="00735B94">
      <w:pPr>
        <w:widowControl w:val="0"/>
        <w:spacing w:after="0" w:line="240" w:lineRule="auto"/>
        <w:ind w:left="720"/>
        <w:jc w:val="both"/>
        <w:rPr>
          <w:rFonts w:ascii="Times New Roman" w:eastAsia="Times New Roman" w:hAnsi="Times New Roman" w:cs="Times New Roman"/>
          <w:sz w:val="20"/>
          <w:szCs w:val="20"/>
          <w:lang w:val="en-CA"/>
        </w:rPr>
      </w:pPr>
    </w:p>
    <w:p w14:paraId="2D372512" w14:textId="12533B02" w:rsidR="00986836" w:rsidRPr="003C2226" w:rsidRDefault="00986836" w:rsidP="00B67137">
      <w:pPr>
        <w:widowControl w:val="0"/>
        <w:numPr>
          <w:ilvl w:val="0"/>
          <w:numId w:val="4"/>
        </w:numPr>
        <w:spacing w:after="0" w:line="240" w:lineRule="auto"/>
        <w:jc w:val="both"/>
        <w:rPr>
          <w:rFonts w:ascii="Times New Roman" w:eastAsia="Times New Roman" w:hAnsi="Times New Roman" w:cs="Times New Roman"/>
          <w:sz w:val="20"/>
          <w:szCs w:val="20"/>
        </w:rPr>
      </w:pPr>
      <w:r w:rsidRPr="003C2226">
        <w:rPr>
          <w:rFonts w:ascii="Times New Roman" w:eastAsia="Times New Roman" w:hAnsi="Times New Roman" w:cs="Times New Roman"/>
          <w:b/>
          <w:bCs/>
          <w:sz w:val="20"/>
          <w:szCs w:val="20"/>
        </w:rPr>
        <w:t xml:space="preserve">Ahmed Abdulmaksoud, </w:t>
      </w:r>
      <w:r w:rsidRPr="003C2226">
        <w:rPr>
          <w:rFonts w:ascii="Times New Roman" w:eastAsia="Times New Roman" w:hAnsi="Times New Roman" w:cs="Times New Roman"/>
          <w:sz w:val="20"/>
          <w:szCs w:val="20"/>
          <w:u w:val="single"/>
        </w:rPr>
        <w:t>Ryan Ahmed</w:t>
      </w:r>
      <w:r w:rsidRPr="003C2226">
        <w:rPr>
          <w:rFonts w:ascii="Times New Roman" w:eastAsia="Times New Roman" w:hAnsi="Times New Roman" w:cs="Times New Roman"/>
          <w:sz w:val="20"/>
          <w:szCs w:val="20"/>
        </w:rPr>
        <w:t xml:space="preserve"> (2025).</w:t>
      </w:r>
      <w:r w:rsidRPr="003C2226">
        <w:rPr>
          <w:rFonts w:ascii="Times New Roman" w:eastAsia="Times New Roman" w:hAnsi="Times New Roman" w:cs="Times New Roman"/>
          <w:b/>
          <w:bCs/>
          <w:sz w:val="20"/>
          <w:szCs w:val="20"/>
        </w:rPr>
        <w:t xml:space="preserve"> </w:t>
      </w:r>
      <w:hyperlink r:id="rId8" w:history="1">
        <w:r w:rsidRPr="003C2226">
          <w:rPr>
            <w:rFonts w:ascii="Times New Roman" w:eastAsia="Times New Roman" w:hAnsi="Times New Roman" w:cs="Times New Roman"/>
            <w:sz w:val="20"/>
            <w:szCs w:val="20"/>
          </w:rPr>
          <w:t>Transformer-based sensor fusion for autonomous vehicles: A comprehensive review</w:t>
        </w:r>
      </w:hyperlink>
      <w:r w:rsidRPr="003C2226">
        <w:rPr>
          <w:rFonts w:ascii="Times New Roman" w:eastAsia="Times New Roman" w:hAnsi="Times New Roman" w:cs="Times New Roman"/>
          <w:sz w:val="20"/>
          <w:szCs w:val="20"/>
        </w:rPr>
        <w:t>, IEEE Access, Vol. 13, pp. 41822-41838</w:t>
      </w:r>
    </w:p>
    <w:p w14:paraId="5FA738F1" w14:textId="77777777" w:rsidR="00986836" w:rsidRPr="00986836" w:rsidRDefault="00986836" w:rsidP="00986836">
      <w:pPr>
        <w:widowControl w:val="0"/>
        <w:spacing w:after="0" w:line="240" w:lineRule="auto"/>
        <w:ind w:left="720"/>
        <w:jc w:val="both"/>
        <w:rPr>
          <w:rFonts w:ascii="Times New Roman" w:eastAsia="Times New Roman" w:hAnsi="Times New Roman" w:cs="Times New Roman"/>
          <w:sz w:val="20"/>
          <w:szCs w:val="20"/>
        </w:rPr>
      </w:pPr>
    </w:p>
    <w:p w14:paraId="1053928F" w14:textId="555EB449" w:rsidR="00B67137" w:rsidRDefault="00B67137" w:rsidP="00B67137">
      <w:pPr>
        <w:widowControl w:val="0"/>
        <w:numPr>
          <w:ilvl w:val="0"/>
          <w:numId w:val="4"/>
        </w:numPr>
        <w:spacing w:after="0" w:line="240" w:lineRule="auto"/>
        <w:jc w:val="both"/>
        <w:rPr>
          <w:rFonts w:ascii="Times New Roman" w:eastAsia="Times New Roman" w:hAnsi="Times New Roman" w:cs="Times New Roman"/>
          <w:sz w:val="20"/>
          <w:szCs w:val="20"/>
        </w:rPr>
      </w:pPr>
      <w:r w:rsidRPr="00986836">
        <w:rPr>
          <w:rFonts w:ascii="Times New Roman" w:eastAsia="Times New Roman" w:hAnsi="Times New Roman" w:cs="Times New Roman"/>
          <w:b/>
          <w:bCs/>
          <w:sz w:val="20"/>
          <w:szCs w:val="20"/>
          <w:highlight w:val="white"/>
        </w:rPr>
        <w:t>John Guirguis</w:t>
      </w:r>
      <w:r w:rsidRPr="00986836">
        <w:rPr>
          <w:rFonts w:ascii="Times New Roman" w:eastAsia="Times New Roman" w:hAnsi="Times New Roman" w:cs="Times New Roman"/>
          <w:sz w:val="20"/>
          <w:szCs w:val="20"/>
          <w:highlight w:val="white"/>
        </w:rPr>
        <w:t xml:space="preserve">, </w:t>
      </w:r>
      <w:r w:rsidRPr="00986836">
        <w:rPr>
          <w:rFonts w:ascii="Times New Roman" w:eastAsia="Times New Roman" w:hAnsi="Times New Roman" w:cs="Times New Roman"/>
          <w:b/>
          <w:bCs/>
          <w:sz w:val="20"/>
          <w:szCs w:val="20"/>
          <w:highlight w:val="white"/>
        </w:rPr>
        <w:t>Ahmed Abdulmaksoud, Mohanad Ismail</w:t>
      </w:r>
      <w:r w:rsidRPr="00986836">
        <w:rPr>
          <w:rFonts w:ascii="Times New Roman" w:eastAsia="Times New Roman" w:hAnsi="Times New Roman" w:cs="Times New Roman"/>
          <w:sz w:val="20"/>
          <w:szCs w:val="20"/>
          <w:highlight w:val="white"/>
        </w:rPr>
        <w:t xml:space="preserve">, Phillip J Kollmeyer, </w:t>
      </w:r>
      <w:r w:rsidRPr="00986836">
        <w:rPr>
          <w:rFonts w:ascii="Times New Roman" w:eastAsia="Times New Roman" w:hAnsi="Times New Roman" w:cs="Times New Roman"/>
          <w:sz w:val="20"/>
          <w:szCs w:val="20"/>
          <w:highlight w:val="white"/>
          <w:u w:val="single"/>
        </w:rPr>
        <w:t>Ryan Ahmed</w:t>
      </w:r>
      <w:r w:rsidRPr="00986836">
        <w:rPr>
          <w:rFonts w:ascii="Times New Roman" w:eastAsia="Times New Roman" w:hAnsi="Times New Roman" w:cs="Times New Roman"/>
          <w:sz w:val="20"/>
          <w:szCs w:val="20"/>
        </w:rPr>
        <w:t xml:space="preserve"> (2024). </w:t>
      </w:r>
      <w:r w:rsidRPr="007A198C">
        <w:rPr>
          <w:rFonts w:ascii="Times New Roman" w:eastAsia="Times New Roman" w:hAnsi="Times New Roman" w:cs="Times New Roman"/>
          <w:sz w:val="20"/>
          <w:szCs w:val="20"/>
        </w:rPr>
        <w:t>Transformer-Based Deep Learning Strategies for Lithium-Ion Batteries SOX Estimation Using Regular and Inverted Embedding, IEEE Access, Vol. 12, pp. 167108-167119.</w:t>
      </w:r>
    </w:p>
    <w:p w14:paraId="71CA85CA" w14:textId="7B97DDE5" w:rsidR="002147C2" w:rsidRDefault="002147C2" w:rsidP="002147C2">
      <w:pPr>
        <w:widowControl w:val="0"/>
        <w:spacing w:after="0" w:line="240" w:lineRule="auto"/>
        <w:ind w:left="720"/>
        <w:jc w:val="both"/>
        <w:rPr>
          <w:rFonts w:ascii="Times New Roman" w:eastAsia="Times New Roman" w:hAnsi="Times New Roman" w:cs="Times New Roman"/>
          <w:sz w:val="20"/>
          <w:szCs w:val="20"/>
        </w:rPr>
      </w:pPr>
    </w:p>
    <w:p w14:paraId="232BC0AB" w14:textId="6B7AD408" w:rsidR="00BA5170" w:rsidRDefault="002D3244" w:rsidP="00BA5170">
      <w:pPr>
        <w:widowControl w:val="0"/>
        <w:numPr>
          <w:ilvl w:val="0"/>
          <w:numId w:val="4"/>
        </w:numPr>
        <w:spacing w:after="0" w:line="240" w:lineRule="auto"/>
        <w:jc w:val="both"/>
        <w:rPr>
          <w:rFonts w:ascii="Times New Roman" w:eastAsia="Times New Roman" w:hAnsi="Times New Roman" w:cs="Times New Roman"/>
          <w:sz w:val="20"/>
          <w:szCs w:val="20"/>
        </w:rPr>
      </w:pPr>
      <w:r w:rsidRPr="00FB4AC8">
        <w:rPr>
          <w:rFonts w:ascii="Times New Roman" w:eastAsia="Times New Roman" w:hAnsi="Times New Roman" w:cs="Times New Roman"/>
          <w:b/>
          <w:bCs/>
          <w:sz w:val="20"/>
          <w:szCs w:val="20"/>
        </w:rPr>
        <w:t>John Guirguis</w:t>
      </w:r>
      <w:r w:rsidRPr="00FB4AC8">
        <w:rPr>
          <w:rFonts w:ascii="Times New Roman" w:eastAsia="Times New Roman" w:hAnsi="Times New Roman" w:cs="Times New Roman"/>
          <w:sz w:val="20"/>
          <w:szCs w:val="20"/>
        </w:rPr>
        <w:t xml:space="preserve">, </w:t>
      </w:r>
      <w:r w:rsidRPr="00FB4AC8">
        <w:rPr>
          <w:rFonts w:ascii="Times New Roman" w:eastAsia="Times New Roman" w:hAnsi="Times New Roman" w:cs="Times New Roman"/>
          <w:sz w:val="20"/>
          <w:szCs w:val="20"/>
          <w:u w:val="single"/>
        </w:rPr>
        <w:t>Ryan Ahmed</w:t>
      </w:r>
      <w:r w:rsidRPr="00FB4AC8">
        <w:rPr>
          <w:rFonts w:ascii="Times New Roman" w:eastAsia="Times New Roman" w:hAnsi="Times New Roman" w:cs="Times New Roman"/>
          <w:sz w:val="20"/>
          <w:szCs w:val="20"/>
        </w:rPr>
        <w:t xml:space="preserve"> (2024). Transformer-Based Deep Learning Models for State of Charge and </w:t>
      </w:r>
      <w:r w:rsidRPr="00FB4AC8">
        <w:rPr>
          <w:rFonts w:ascii="Times New Roman" w:eastAsia="Times New Roman" w:hAnsi="Times New Roman" w:cs="Times New Roman"/>
          <w:sz w:val="20"/>
          <w:szCs w:val="20"/>
        </w:rPr>
        <w:lastRenderedPageBreak/>
        <w:t>State of Health Estimation of Li-Ion Batteries: A Survey Study, Energies, Vol. 17, Article 3502.</w:t>
      </w:r>
    </w:p>
    <w:p w14:paraId="487DE1D1" w14:textId="77777777" w:rsidR="00BA5170" w:rsidRPr="00BA5170" w:rsidRDefault="00BA5170" w:rsidP="00BA5170">
      <w:pPr>
        <w:widowControl w:val="0"/>
        <w:spacing w:after="0" w:line="240" w:lineRule="auto"/>
        <w:jc w:val="both"/>
        <w:rPr>
          <w:rFonts w:ascii="Times New Roman" w:eastAsia="Times New Roman" w:hAnsi="Times New Roman" w:cs="Times New Roman"/>
          <w:sz w:val="20"/>
          <w:szCs w:val="20"/>
        </w:rPr>
      </w:pPr>
    </w:p>
    <w:p w14:paraId="6EE6B146" w14:textId="28397A2E" w:rsidR="00BA5170" w:rsidRPr="00BA5170" w:rsidRDefault="00BA5170" w:rsidP="00BA5170">
      <w:pPr>
        <w:widowControl w:val="0"/>
        <w:numPr>
          <w:ilvl w:val="0"/>
          <w:numId w:val="4"/>
        </w:numPr>
        <w:spacing w:after="0" w:line="240" w:lineRule="auto"/>
        <w:jc w:val="both"/>
        <w:rPr>
          <w:rFonts w:ascii="Times New Roman" w:eastAsia="Times New Roman" w:hAnsi="Times New Roman" w:cs="Times New Roman"/>
          <w:sz w:val="20"/>
          <w:szCs w:val="20"/>
        </w:rPr>
      </w:pPr>
      <w:r w:rsidRPr="00C13BDF">
        <w:rPr>
          <w:rFonts w:ascii="Times New Roman" w:eastAsia="Times New Roman" w:hAnsi="Times New Roman" w:cs="Times New Roman"/>
          <w:b/>
          <w:bCs/>
          <w:sz w:val="20"/>
          <w:szCs w:val="20"/>
        </w:rPr>
        <w:t>Mohanad Ismail</w:t>
      </w:r>
      <w:r w:rsidRPr="00C13BDF">
        <w:rPr>
          <w:rFonts w:ascii="Times New Roman" w:eastAsia="Times New Roman" w:hAnsi="Times New Roman" w:cs="Times New Roman"/>
          <w:sz w:val="20"/>
          <w:szCs w:val="20"/>
        </w:rPr>
        <w:t xml:space="preserve">, </w:t>
      </w:r>
      <w:r w:rsidRPr="00C13BDF">
        <w:rPr>
          <w:rFonts w:ascii="Times New Roman" w:eastAsia="Times New Roman" w:hAnsi="Times New Roman" w:cs="Times New Roman"/>
          <w:sz w:val="20"/>
          <w:szCs w:val="20"/>
          <w:u w:val="single"/>
        </w:rPr>
        <w:t>Ryan Ahmed</w:t>
      </w:r>
      <w:r w:rsidRPr="00C13BDF">
        <w:rPr>
          <w:rFonts w:ascii="Times New Roman" w:eastAsia="Times New Roman" w:hAnsi="Times New Roman" w:cs="Times New Roman"/>
          <w:sz w:val="20"/>
          <w:szCs w:val="20"/>
        </w:rPr>
        <w:t xml:space="preserve"> (2024). A Comprehensive Review of Cloud-Based Lithium-Ion Battery Management Systems for Electric Vehicle Applications, IEEE Access, Vol. 12, pp. 167108-167119.</w:t>
      </w:r>
    </w:p>
    <w:p w14:paraId="03312B37" w14:textId="77777777" w:rsidR="00B67137" w:rsidRDefault="00B67137">
      <w:pPr>
        <w:widowControl w:val="0"/>
        <w:spacing w:after="0" w:line="240" w:lineRule="auto"/>
        <w:rPr>
          <w:rFonts w:ascii="Arial" w:eastAsia="Arial" w:hAnsi="Arial" w:cs="Arial"/>
          <w:sz w:val="20"/>
          <w:szCs w:val="20"/>
          <w:u w:val="single"/>
        </w:rPr>
      </w:pPr>
    </w:p>
    <w:p w14:paraId="7B36750F" w14:textId="77777777" w:rsidR="002147C2" w:rsidRDefault="002147C2" w:rsidP="002147C2">
      <w:pPr>
        <w:widowControl w:val="0"/>
        <w:numPr>
          <w:ilvl w:val="0"/>
          <w:numId w:val="4"/>
        </w:numPr>
        <w:spacing w:after="0" w:line="240" w:lineRule="auto"/>
        <w:jc w:val="both"/>
        <w:rPr>
          <w:rFonts w:ascii="Times New Roman" w:eastAsia="Times New Roman" w:hAnsi="Times New Roman" w:cs="Times New Roman"/>
          <w:sz w:val="20"/>
          <w:szCs w:val="20"/>
        </w:rPr>
      </w:pPr>
      <w:r w:rsidRPr="00040C76">
        <w:rPr>
          <w:rFonts w:ascii="Times New Roman" w:eastAsia="Times New Roman" w:hAnsi="Times New Roman" w:cs="Times New Roman"/>
          <w:sz w:val="20"/>
          <w:szCs w:val="20"/>
        </w:rPr>
        <w:t>Mina Naguib</w:t>
      </w:r>
      <w:r w:rsidRPr="00113DB7">
        <w:rPr>
          <w:rFonts w:ascii="Times New Roman" w:eastAsia="Times New Roman" w:hAnsi="Times New Roman" w:cs="Times New Roman"/>
          <w:sz w:val="20"/>
          <w:szCs w:val="20"/>
        </w:rPr>
        <w:t xml:space="preserve">, Aashit Rathore, Nathan Emery, Shiva Ghasemi, </w:t>
      </w:r>
      <w:r w:rsidRPr="00113DB7">
        <w:rPr>
          <w:rFonts w:ascii="Times New Roman" w:eastAsia="Times New Roman" w:hAnsi="Times New Roman" w:cs="Times New Roman"/>
          <w:sz w:val="20"/>
          <w:szCs w:val="20"/>
          <w:u w:val="single"/>
        </w:rPr>
        <w:t>Ryan Ahmed</w:t>
      </w:r>
      <w:r w:rsidRPr="00113DB7">
        <w:rPr>
          <w:rFonts w:ascii="Times New Roman" w:eastAsia="Times New Roman" w:hAnsi="Times New Roman" w:cs="Times New Roman"/>
          <w:sz w:val="20"/>
          <w:szCs w:val="20"/>
        </w:rPr>
        <w:t xml:space="preserve"> (2023). Robust Electro-Thermal Modeling of Lithium-Ion Batteries for Electrified Vehicles Applications, Energies, Vol. 16, Article 5678.</w:t>
      </w:r>
    </w:p>
    <w:p w14:paraId="09DFB582" w14:textId="77777777" w:rsidR="00BA5170" w:rsidRDefault="00BA5170" w:rsidP="00BA5170">
      <w:pPr>
        <w:widowControl w:val="0"/>
        <w:spacing w:after="0" w:line="240" w:lineRule="auto"/>
        <w:jc w:val="both"/>
        <w:rPr>
          <w:rFonts w:ascii="Times New Roman" w:eastAsia="Times New Roman" w:hAnsi="Times New Roman" w:cs="Times New Roman"/>
          <w:sz w:val="20"/>
          <w:szCs w:val="20"/>
        </w:rPr>
      </w:pPr>
    </w:p>
    <w:p w14:paraId="5163DD10" w14:textId="09C41F27" w:rsidR="00BA5170" w:rsidRDefault="00BA5170" w:rsidP="00BA5170">
      <w:pPr>
        <w:widowControl w:val="0"/>
        <w:numPr>
          <w:ilvl w:val="0"/>
          <w:numId w:val="4"/>
        </w:numPr>
        <w:spacing w:after="0" w:line="240" w:lineRule="auto"/>
        <w:jc w:val="both"/>
        <w:rPr>
          <w:rFonts w:ascii="Times New Roman" w:eastAsia="Times New Roman" w:hAnsi="Times New Roman" w:cs="Times New Roman"/>
          <w:sz w:val="20"/>
          <w:szCs w:val="20"/>
        </w:rPr>
      </w:pPr>
      <w:r w:rsidRPr="00A86F2E">
        <w:rPr>
          <w:rFonts w:ascii="Times New Roman" w:eastAsia="Times New Roman" w:hAnsi="Times New Roman" w:cs="Times New Roman"/>
          <w:sz w:val="20"/>
          <w:szCs w:val="20"/>
          <w:u w:val="single"/>
        </w:rPr>
        <w:t>Ryan Ahmed</w:t>
      </w:r>
      <w:r w:rsidRPr="00113DB7">
        <w:rPr>
          <w:rFonts w:ascii="Times New Roman" w:eastAsia="Times New Roman" w:hAnsi="Times New Roman" w:cs="Times New Roman"/>
          <w:b/>
          <w:bCs/>
          <w:sz w:val="20"/>
          <w:szCs w:val="20"/>
        </w:rPr>
        <w:t xml:space="preserve">, </w:t>
      </w:r>
      <w:r w:rsidRPr="00040C76">
        <w:rPr>
          <w:rFonts w:ascii="Times New Roman" w:eastAsia="Times New Roman" w:hAnsi="Times New Roman" w:cs="Times New Roman"/>
          <w:sz w:val="20"/>
          <w:szCs w:val="20"/>
        </w:rPr>
        <w:t>Mohammed El Sayed</w:t>
      </w:r>
      <w:r w:rsidRPr="00113DB7">
        <w:rPr>
          <w:rFonts w:ascii="Times New Roman" w:eastAsia="Times New Roman" w:hAnsi="Times New Roman" w:cs="Times New Roman"/>
          <w:sz w:val="20"/>
          <w:szCs w:val="20"/>
        </w:rPr>
        <w:t>, S. Andrew Gadsden, Jimi Tjong, Saeid Habibi (2016). Artificial Neural Network Training Utilizing the Smooth Variable Structure Filter Estimation Strategy, Neural Computing and Applications, Vol. 27, No. 8, pp. 2267-2283.</w:t>
      </w:r>
    </w:p>
    <w:p w14:paraId="4242C959" w14:textId="77777777" w:rsidR="00DB195C" w:rsidRPr="00DF0152" w:rsidRDefault="00DB195C" w:rsidP="00DB195C">
      <w:pPr>
        <w:widowControl w:val="0"/>
        <w:spacing w:after="0" w:line="240" w:lineRule="auto"/>
        <w:jc w:val="both"/>
        <w:rPr>
          <w:rFonts w:ascii="Times New Roman" w:eastAsia="Times New Roman" w:hAnsi="Times New Roman" w:cs="Times New Roman"/>
          <w:sz w:val="20"/>
          <w:szCs w:val="20"/>
        </w:rPr>
      </w:pPr>
    </w:p>
    <w:p w14:paraId="7F24808E" w14:textId="77777777" w:rsidR="00BA5170" w:rsidRDefault="00BA5170" w:rsidP="00BA5170">
      <w:pPr>
        <w:widowControl w:val="0"/>
        <w:numPr>
          <w:ilvl w:val="0"/>
          <w:numId w:val="4"/>
        </w:numPr>
        <w:spacing w:after="0" w:line="240" w:lineRule="auto"/>
        <w:jc w:val="both"/>
        <w:rPr>
          <w:rFonts w:ascii="Times New Roman" w:eastAsia="Times New Roman" w:hAnsi="Times New Roman" w:cs="Times New Roman"/>
          <w:sz w:val="20"/>
          <w:szCs w:val="20"/>
        </w:rPr>
      </w:pPr>
      <w:r w:rsidRPr="00A86F2E">
        <w:rPr>
          <w:rFonts w:ascii="Times New Roman" w:eastAsia="Times New Roman" w:hAnsi="Times New Roman" w:cs="Times New Roman"/>
          <w:sz w:val="20"/>
          <w:szCs w:val="20"/>
          <w:u w:val="single"/>
        </w:rPr>
        <w:t>Ryan Ahmed</w:t>
      </w:r>
      <w:r w:rsidRPr="00113DB7">
        <w:rPr>
          <w:rFonts w:ascii="Times New Roman" w:eastAsia="Times New Roman" w:hAnsi="Times New Roman" w:cs="Times New Roman"/>
          <w:b/>
          <w:bCs/>
          <w:sz w:val="20"/>
          <w:szCs w:val="20"/>
        </w:rPr>
        <w:t xml:space="preserve">, </w:t>
      </w:r>
      <w:r w:rsidRPr="00113DB7">
        <w:rPr>
          <w:rFonts w:ascii="Times New Roman" w:eastAsia="Times New Roman" w:hAnsi="Times New Roman" w:cs="Times New Roman"/>
          <w:sz w:val="20"/>
          <w:szCs w:val="20"/>
        </w:rPr>
        <w:t>Javier Gazzarri, Simona Onori, Saeid Habibi, Robyn Jackey, Kevin Rzemien, Jimi Tjong, Jonathan LeSage (2015). Model-Based Parameter Identification of Healthy and Aged Li-Ion Batteries for Electric Vehicle Applications, SAE International Journal of Alternative Powertrains, Vol. 4, No. 1, pp. 71-85.</w:t>
      </w:r>
    </w:p>
    <w:p w14:paraId="3664CE4F" w14:textId="77777777" w:rsidR="00BA5170" w:rsidRPr="00113DB7" w:rsidRDefault="00BA5170" w:rsidP="00BA5170">
      <w:pPr>
        <w:widowControl w:val="0"/>
        <w:spacing w:after="0" w:line="240" w:lineRule="auto"/>
        <w:jc w:val="both"/>
        <w:rPr>
          <w:rFonts w:ascii="Times New Roman" w:eastAsia="Times New Roman" w:hAnsi="Times New Roman" w:cs="Times New Roman"/>
          <w:sz w:val="20"/>
          <w:szCs w:val="20"/>
        </w:rPr>
      </w:pPr>
    </w:p>
    <w:p w14:paraId="544B76F4" w14:textId="77777777" w:rsidR="00BA5170" w:rsidRDefault="00BA5170" w:rsidP="00BA5170">
      <w:pPr>
        <w:widowControl w:val="0"/>
        <w:numPr>
          <w:ilvl w:val="0"/>
          <w:numId w:val="4"/>
        </w:numPr>
        <w:spacing w:after="0" w:line="240" w:lineRule="auto"/>
        <w:jc w:val="both"/>
        <w:rPr>
          <w:rFonts w:ascii="Times New Roman" w:eastAsia="Times New Roman" w:hAnsi="Times New Roman" w:cs="Times New Roman"/>
          <w:sz w:val="20"/>
          <w:szCs w:val="20"/>
        </w:rPr>
      </w:pPr>
      <w:r w:rsidRPr="00A86F2E">
        <w:rPr>
          <w:rFonts w:ascii="Times New Roman" w:eastAsia="Times New Roman" w:hAnsi="Times New Roman" w:cs="Times New Roman"/>
          <w:sz w:val="20"/>
          <w:szCs w:val="20"/>
          <w:u w:val="single"/>
        </w:rPr>
        <w:t>Ryan Ahmed</w:t>
      </w:r>
      <w:r w:rsidRPr="00113DB7">
        <w:rPr>
          <w:rFonts w:ascii="Times New Roman" w:eastAsia="Times New Roman" w:hAnsi="Times New Roman" w:cs="Times New Roman"/>
          <w:b/>
          <w:bCs/>
          <w:sz w:val="20"/>
          <w:szCs w:val="20"/>
        </w:rPr>
        <w:t xml:space="preserve">, </w:t>
      </w:r>
      <w:r w:rsidRPr="00040C76">
        <w:rPr>
          <w:rFonts w:ascii="Times New Roman" w:eastAsia="Times New Roman" w:hAnsi="Times New Roman" w:cs="Times New Roman"/>
          <w:sz w:val="20"/>
          <w:szCs w:val="20"/>
        </w:rPr>
        <w:t>Mohammed El Sayed</w:t>
      </w:r>
      <w:r w:rsidRPr="00113DB7">
        <w:rPr>
          <w:rFonts w:ascii="Times New Roman" w:eastAsia="Times New Roman" w:hAnsi="Times New Roman" w:cs="Times New Roman"/>
          <w:sz w:val="20"/>
          <w:szCs w:val="20"/>
        </w:rPr>
        <w:t xml:space="preserve">, </w:t>
      </w:r>
      <w:proofErr w:type="spellStart"/>
      <w:r w:rsidRPr="00113DB7">
        <w:rPr>
          <w:rFonts w:ascii="Times New Roman" w:eastAsia="Times New Roman" w:hAnsi="Times New Roman" w:cs="Times New Roman"/>
          <w:sz w:val="20"/>
          <w:szCs w:val="20"/>
        </w:rPr>
        <w:t>Ienkaran</w:t>
      </w:r>
      <w:proofErr w:type="spellEnd"/>
      <w:r w:rsidRPr="00113DB7">
        <w:rPr>
          <w:rFonts w:ascii="Times New Roman" w:eastAsia="Times New Roman" w:hAnsi="Times New Roman" w:cs="Times New Roman"/>
          <w:sz w:val="20"/>
          <w:szCs w:val="20"/>
        </w:rPr>
        <w:t xml:space="preserve"> Arasaratnam, Jimi Tjong, Saeid Habibi (2014). Reduced-Order Electrochemical Model Parameters Identification and SOC Estimation for Healthy and Aged Li-Ion Batteries, IEEE Journal of Emerging and Selected Topics in Power Electronics, Vol. 2, No. 3, pp. 659-677.</w:t>
      </w:r>
    </w:p>
    <w:p w14:paraId="6E1F48B4" w14:textId="77777777" w:rsidR="00BA5170" w:rsidRPr="00113DB7" w:rsidRDefault="00BA5170" w:rsidP="00BA5170">
      <w:pPr>
        <w:widowControl w:val="0"/>
        <w:spacing w:after="0" w:line="240" w:lineRule="auto"/>
        <w:jc w:val="both"/>
        <w:rPr>
          <w:rFonts w:ascii="Times New Roman" w:eastAsia="Times New Roman" w:hAnsi="Times New Roman" w:cs="Times New Roman"/>
          <w:sz w:val="20"/>
          <w:szCs w:val="20"/>
        </w:rPr>
      </w:pPr>
    </w:p>
    <w:p w14:paraId="413507F8" w14:textId="77777777" w:rsidR="00BA5170" w:rsidRDefault="00BA5170" w:rsidP="00BA5170">
      <w:pPr>
        <w:widowControl w:val="0"/>
        <w:numPr>
          <w:ilvl w:val="0"/>
          <w:numId w:val="4"/>
        </w:numPr>
        <w:spacing w:after="0" w:line="240" w:lineRule="auto"/>
        <w:jc w:val="both"/>
        <w:rPr>
          <w:rFonts w:ascii="Times New Roman" w:eastAsia="Times New Roman" w:hAnsi="Times New Roman" w:cs="Times New Roman"/>
          <w:sz w:val="20"/>
          <w:szCs w:val="20"/>
        </w:rPr>
      </w:pPr>
      <w:r w:rsidRPr="00A86F2E">
        <w:rPr>
          <w:rFonts w:ascii="Times New Roman" w:eastAsia="Times New Roman" w:hAnsi="Times New Roman" w:cs="Times New Roman"/>
          <w:sz w:val="20"/>
          <w:szCs w:val="20"/>
          <w:u w:val="single"/>
        </w:rPr>
        <w:t>Ryan Ahmed</w:t>
      </w:r>
      <w:r w:rsidRPr="00113DB7">
        <w:rPr>
          <w:rFonts w:ascii="Times New Roman" w:eastAsia="Times New Roman" w:hAnsi="Times New Roman" w:cs="Times New Roman"/>
          <w:b/>
          <w:bCs/>
          <w:sz w:val="20"/>
          <w:szCs w:val="20"/>
        </w:rPr>
        <w:t xml:space="preserve">, </w:t>
      </w:r>
      <w:r w:rsidRPr="00040C76">
        <w:rPr>
          <w:rFonts w:ascii="Times New Roman" w:eastAsia="Times New Roman" w:hAnsi="Times New Roman" w:cs="Times New Roman"/>
          <w:sz w:val="20"/>
          <w:szCs w:val="20"/>
        </w:rPr>
        <w:t>Mohammed El Sayed,</w:t>
      </w:r>
      <w:r w:rsidRPr="00113DB7">
        <w:rPr>
          <w:rFonts w:ascii="Times New Roman" w:eastAsia="Times New Roman" w:hAnsi="Times New Roman" w:cs="Times New Roman"/>
          <w:sz w:val="20"/>
          <w:szCs w:val="20"/>
        </w:rPr>
        <w:t xml:space="preserve"> </w:t>
      </w:r>
      <w:proofErr w:type="spellStart"/>
      <w:r w:rsidRPr="00113DB7">
        <w:rPr>
          <w:rFonts w:ascii="Times New Roman" w:eastAsia="Times New Roman" w:hAnsi="Times New Roman" w:cs="Times New Roman"/>
          <w:sz w:val="20"/>
          <w:szCs w:val="20"/>
        </w:rPr>
        <w:t>Ienkaran</w:t>
      </w:r>
      <w:proofErr w:type="spellEnd"/>
      <w:r w:rsidRPr="00113DB7">
        <w:rPr>
          <w:rFonts w:ascii="Times New Roman" w:eastAsia="Times New Roman" w:hAnsi="Times New Roman" w:cs="Times New Roman"/>
          <w:sz w:val="20"/>
          <w:szCs w:val="20"/>
        </w:rPr>
        <w:t xml:space="preserve"> Arasaratnam, Jimi Tjong, Saeid Habibi (2014). Reduced Order Electrochemical Model Parameters Identification and State of Charge Estimation for Healthy and Aged Li-Ion Batteries—Part II: Aged Battery Model and State of Charge Estimation, IEEE Journal of Emerging and Selected Topics in Power Electronics, Vol. 2, No. 3, pp. 678-690.</w:t>
      </w:r>
    </w:p>
    <w:p w14:paraId="2A7F8232" w14:textId="77777777" w:rsidR="00BA5170" w:rsidRPr="00113DB7" w:rsidRDefault="00BA5170" w:rsidP="00BA5170">
      <w:pPr>
        <w:widowControl w:val="0"/>
        <w:spacing w:after="0" w:line="240" w:lineRule="auto"/>
        <w:jc w:val="both"/>
        <w:rPr>
          <w:rFonts w:ascii="Times New Roman" w:eastAsia="Times New Roman" w:hAnsi="Times New Roman" w:cs="Times New Roman"/>
          <w:sz w:val="20"/>
          <w:szCs w:val="20"/>
        </w:rPr>
      </w:pPr>
    </w:p>
    <w:p w14:paraId="78B28E7A" w14:textId="77777777" w:rsidR="00BA5170" w:rsidRPr="00113DB7" w:rsidRDefault="00BA5170" w:rsidP="00BA5170">
      <w:pPr>
        <w:widowControl w:val="0"/>
        <w:numPr>
          <w:ilvl w:val="0"/>
          <w:numId w:val="4"/>
        </w:numPr>
        <w:spacing w:after="0" w:line="240" w:lineRule="auto"/>
        <w:jc w:val="both"/>
        <w:rPr>
          <w:rFonts w:ascii="Times New Roman" w:eastAsia="Times New Roman" w:hAnsi="Times New Roman" w:cs="Times New Roman"/>
          <w:sz w:val="20"/>
          <w:szCs w:val="20"/>
        </w:rPr>
      </w:pPr>
      <w:r w:rsidRPr="00A86F2E">
        <w:rPr>
          <w:rFonts w:ascii="Times New Roman" w:eastAsia="Times New Roman" w:hAnsi="Times New Roman" w:cs="Times New Roman"/>
          <w:sz w:val="20"/>
          <w:szCs w:val="20"/>
          <w:u w:val="single"/>
        </w:rPr>
        <w:t>Ryan Ahmed</w:t>
      </w:r>
      <w:r w:rsidRPr="00113DB7">
        <w:rPr>
          <w:rFonts w:ascii="Times New Roman" w:eastAsia="Times New Roman" w:hAnsi="Times New Roman" w:cs="Times New Roman"/>
          <w:b/>
          <w:bCs/>
          <w:sz w:val="20"/>
          <w:szCs w:val="20"/>
        </w:rPr>
        <w:t xml:space="preserve">, </w:t>
      </w:r>
      <w:r w:rsidRPr="00040C76">
        <w:rPr>
          <w:rFonts w:ascii="Times New Roman" w:eastAsia="Times New Roman" w:hAnsi="Times New Roman" w:cs="Times New Roman"/>
          <w:sz w:val="20"/>
          <w:szCs w:val="20"/>
        </w:rPr>
        <w:t>Mohammed El Sayed</w:t>
      </w:r>
      <w:r w:rsidRPr="00113DB7">
        <w:rPr>
          <w:rFonts w:ascii="Times New Roman" w:eastAsia="Times New Roman" w:hAnsi="Times New Roman" w:cs="Times New Roman"/>
          <w:sz w:val="20"/>
          <w:szCs w:val="20"/>
        </w:rPr>
        <w:t>, S. Andrew Gadsden, Jimi Tjong, Saeid Habibi (2014). Automotive Internal Combustion Engine Fault Detection and Classification Using Artificial Neural Network Techniques, IEEE Transactions on Vehicular Technology, Vol. 63, No. 2, pp. 832-844.</w:t>
      </w:r>
    </w:p>
    <w:p w14:paraId="09C8373A" w14:textId="77777777" w:rsidR="00B67137" w:rsidRPr="00B67137" w:rsidRDefault="00B67137">
      <w:pPr>
        <w:widowControl w:val="0"/>
        <w:spacing w:after="0" w:line="240" w:lineRule="auto"/>
        <w:rPr>
          <w:rFonts w:ascii="Arial" w:eastAsia="Arial" w:hAnsi="Arial" w:cs="Arial"/>
          <w:sz w:val="20"/>
          <w:szCs w:val="20"/>
          <w:u w:val="single"/>
          <w:lang w:val="en-CA"/>
        </w:rPr>
      </w:pPr>
    </w:p>
    <w:p w14:paraId="28509B3B" w14:textId="5EAD7C66" w:rsidR="00B67137" w:rsidRPr="00B67137" w:rsidRDefault="00B67137">
      <w:pPr>
        <w:widowControl w:val="0"/>
        <w:spacing w:after="0" w:line="240" w:lineRule="auto"/>
        <w:rPr>
          <w:rFonts w:ascii="Arial" w:eastAsia="Arial" w:hAnsi="Arial" w:cs="Arial"/>
          <w:sz w:val="20"/>
          <w:szCs w:val="20"/>
          <w:u w:val="single"/>
          <w:lang w:val="fr-FR"/>
        </w:rPr>
      </w:pPr>
      <w:r w:rsidRPr="00B67137">
        <w:rPr>
          <w:rFonts w:ascii="Arial" w:eastAsia="Arial" w:hAnsi="Arial" w:cs="Arial"/>
          <w:sz w:val="20"/>
          <w:szCs w:val="20"/>
          <w:u w:val="single"/>
          <w:lang w:val="fr-FR"/>
        </w:rPr>
        <w:t>Collaborative Journal Articles</w:t>
      </w:r>
    </w:p>
    <w:p w14:paraId="5AF2BD9D" w14:textId="77777777" w:rsidR="00390022" w:rsidRPr="00B67137" w:rsidRDefault="00390022" w:rsidP="006D3896">
      <w:pPr>
        <w:widowControl w:val="0"/>
        <w:spacing w:after="0" w:line="240" w:lineRule="auto"/>
        <w:rPr>
          <w:rFonts w:ascii="Arial" w:eastAsia="Arial" w:hAnsi="Arial" w:cs="Arial"/>
          <w:sz w:val="20"/>
          <w:szCs w:val="20"/>
          <w:lang w:val="fr-FR"/>
        </w:rPr>
      </w:pPr>
    </w:p>
    <w:p w14:paraId="21CD9568" w14:textId="3EB2C111" w:rsidR="00CB6867" w:rsidRPr="000F7E4B" w:rsidRDefault="00CB6867" w:rsidP="00CB6867">
      <w:pPr>
        <w:widowControl w:val="0"/>
        <w:numPr>
          <w:ilvl w:val="0"/>
          <w:numId w:val="20"/>
        </w:numPr>
        <w:spacing w:after="0" w:line="240" w:lineRule="auto"/>
        <w:jc w:val="both"/>
        <w:rPr>
          <w:rFonts w:ascii="Times New Roman" w:eastAsia="Times New Roman" w:hAnsi="Times New Roman" w:cs="Times New Roman"/>
          <w:sz w:val="20"/>
          <w:szCs w:val="20"/>
        </w:rPr>
      </w:pPr>
      <w:r w:rsidRPr="000F7E4B">
        <w:rPr>
          <w:rFonts w:ascii="Times New Roman" w:eastAsia="Times New Roman" w:hAnsi="Times New Roman" w:cs="Times New Roman"/>
          <w:sz w:val="20"/>
          <w:szCs w:val="20"/>
        </w:rPr>
        <w:t xml:space="preserve">Ehsan Majma, Peyman Setoodeh, </w:t>
      </w:r>
      <w:r w:rsidRPr="000F7E4B">
        <w:rPr>
          <w:rFonts w:ascii="Times New Roman" w:eastAsia="Times New Roman" w:hAnsi="Times New Roman" w:cs="Times New Roman"/>
          <w:sz w:val="20"/>
          <w:szCs w:val="20"/>
          <w:u w:val="single"/>
        </w:rPr>
        <w:t>Ryan Ahmed</w:t>
      </w:r>
      <w:r w:rsidR="00C2362B" w:rsidRPr="000F7E4B">
        <w:rPr>
          <w:rFonts w:ascii="Times New Roman" w:eastAsia="Times New Roman" w:hAnsi="Times New Roman" w:cs="Times New Roman"/>
          <w:sz w:val="20"/>
          <w:szCs w:val="20"/>
        </w:rPr>
        <w:t xml:space="preserve">, Saeid Habibi </w:t>
      </w:r>
      <w:r w:rsidRPr="000F7E4B">
        <w:rPr>
          <w:rFonts w:ascii="Times New Roman" w:eastAsia="Times New Roman" w:hAnsi="Times New Roman" w:cs="Times New Roman"/>
          <w:sz w:val="20"/>
          <w:szCs w:val="20"/>
        </w:rPr>
        <w:t>(2026). Inter-Turn Short Circuit Fault Detection and Diagnosis in Permanent Magnet Synchronous Motors Using an Interactive Multiple Model Strategy, IEEE Transactions on Transportation Electrification, pp. 99, TTE.2025.3642057</w:t>
      </w:r>
    </w:p>
    <w:p w14:paraId="2C3C5675" w14:textId="77777777" w:rsidR="00CB6867" w:rsidRPr="000F7E4B" w:rsidRDefault="00CB6867" w:rsidP="00CB6867">
      <w:pPr>
        <w:widowControl w:val="0"/>
        <w:spacing w:after="0" w:line="240" w:lineRule="auto"/>
        <w:ind w:left="720"/>
        <w:jc w:val="both"/>
        <w:rPr>
          <w:rFonts w:ascii="Times New Roman" w:eastAsia="Times New Roman" w:hAnsi="Times New Roman" w:cs="Times New Roman"/>
          <w:sz w:val="20"/>
          <w:szCs w:val="20"/>
        </w:rPr>
      </w:pPr>
    </w:p>
    <w:p w14:paraId="594C2FA6" w14:textId="79AAE5BC" w:rsidR="007B7571" w:rsidRPr="000F7E4B" w:rsidRDefault="007B7571" w:rsidP="00CB6867">
      <w:pPr>
        <w:widowControl w:val="0"/>
        <w:numPr>
          <w:ilvl w:val="0"/>
          <w:numId w:val="20"/>
        </w:numPr>
        <w:spacing w:after="0" w:line="240" w:lineRule="auto"/>
        <w:jc w:val="both"/>
        <w:rPr>
          <w:rFonts w:ascii="Times New Roman" w:eastAsia="Times New Roman" w:hAnsi="Times New Roman" w:cs="Times New Roman"/>
          <w:sz w:val="20"/>
          <w:szCs w:val="20"/>
        </w:rPr>
      </w:pPr>
      <w:proofErr w:type="spellStart"/>
      <w:r w:rsidRPr="000F7E4B">
        <w:rPr>
          <w:rFonts w:ascii="Times New Roman" w:eastAsia="Times New Roman" w:hAnsi="Times New Roman" w:cs="Times New Roman"/>
          <w:sz w:val="20"/>
          <w:szCs w:val="20"/>
        </w:rPr>
        <w:t>Junran</w:t>
      </w:r>
      <w:proofErr w:type="spellEnd"/>
      <w:r w:rsidRPr="000F7E4B">
        <w:rPr>
          <w:rFonts w:ascii="Times New Roman" w:eastAsia="Times New Roman" w:hAnsi="Times New Roman" w:cs="Times New Roman"/>
          <w:sz w:val="20"/>
          <w:szCs w:val="20"/>
        </w:rPr>
        <w:t xml:space="preserve"> Chen, Phil Kollmeyer, </w:t>
      </w:r>
      <w:r w:rsidRPr="000F7E4B">
        <w:rPr>
          <w:rFonts w:ascii="Times New Roman" w:eastAsia="Times New Roman" w:hAnsi="Times New Roman" w:cs="Times New Roman"/>
          <w:sz w:val="20"/>
          <w:szCs w:val="20"/>
          <w:u w:val="single"/>
        </w:rPr>
        <w:t>Ryan Ahmed</w:t>
      </w:r>
      <w:r w:rsidRPr="000F7E4B">
        <w:rPr>
          <w:rFonts w:ascii="Times New Roman" w:eastAsia="Times New Roman" w:hAnsi="Times New Roman" w:cs="Times New Roman"/>
          <w:sz w:val="20"/>
          <w:szCs w:val="20"/>
        </w:rPr>
        <w:t>, Ali Emadi (2025). Battery state-of-health estimation using CNNs with transfer learning and multi-modal fusion of partial voltage profiles and histogram data, Applied Energy, Vol. 391, Article 125923</w:t>
      </w:r>
      <w:r w:rsidR="00756E49" w:rsidRPr="000F7E4B">
        <w:rPr>
          <w:rFonts w:ascii="Times New Roman" w:eastAsia="Times New Roman" w:hAnsi="Times New Roman" w:cs="Times New Roman"/>
          <w:sz w:val="20"/>
          <w:szCs w:val="20"/>
        </w:rPr>
        <w:t>.</w:t>
      </w:r>
    </w:p>
    <w:p w14:paraId="04F22C68" w14:textId="77777777" w:rsidR="005C2545" w:rsidRPr="000F7E4B" w:rsidRDefault="005C2545" w:rsidP="00CB6867">
      <w:pPr>
        <w:widowControl w:val="0"/>
        <w:spacing w:after="0" w:line="240" w:lineRule="auto"/>
        <w:jc w:val="both"/>
        <w:rPr>
          <w:rFonts w:ascii="Times New Roman" w:eastAsia="Times New Roman" w:hAnsi="Times New Roman" w:cs="Times New Roman"/>
          <w:sz w:val="20"/>
          <w:szCs w:val="20"/>
        </w:rPr>
      </w:pPr>
    </w:p>
    <w:p w14:paraId="0EB90B52" w14:textId="74D5F54F" w:rsidR="007319FE" w:rsidRPr="000F7E4B" w:rsidRDefault="007319FE" w:rsidP="00CB6867">
      <w:pPr>
        <w:widowControl w:val="0"/>
        <w:numPr>
          <w:ilvl w:val="0"/>
          <w:numId w:val="20"/>
        </w:numPr>
        <w:spacing w:after="0" w:line="240" w:lineRule="auto"/>
        <w:jc w:val="both"/>
        <w:rPr>
          <w:rFonts w:ascii="Times New Roman" w:eastAsia="Times New Roman" w:hAnsi="Times New Roman" w:cs="Times New Roman"/>
          <w:sz w:val="20"/>
          <w:szCs w:val="20"/>
          <w:lang w:val="en-CA"/>
        </w:rPr>
      </w:pPr>
      <w:proofErr w:type="spellStart"/>
      <w:r w:rsidRPr="000F7E4B">
        <w:rPr>
          <w:rFonts w:ascii="Times New Roman" w:eastAsia="Times New Roman" w:hAnsi="Times New Roman" w:cs="Times New Roman"/>
          <w:b/>
          <w:bCs/>
          <w:sz w:val="20"/>
          <w:szCs w:val="20"/>
        </w:rPr>
        <w:t>Nafise</w:t>
      </w:r>
      <w:proofErr w:type="spellEnd"/>
      <w:r w:rsidRPr="000F7E4B">
        <w:rPr>
          <w:rFonts w:ascii="Times New Roman" w:eastAsia="Times New Roman" w:hAnsi="Times New Roman" w:cs="Times New Roman"/>
          <w:b/>
          <w:bCs/>
          <w:sz w:val="20"/>
          <w:szCs w:val="20"/>
        </w:rPr>
        <w:t xml:space="preserve"> Ghobrankhani</w:t>
      </w:r>
      <w:r w:rsidRPr="000F7E4B">
        <w:rPr>
          <w:rFonts w:ascii="Times New Roman" w:eastAsia="Times New Roman" w:hAnsi="Times New Roman" w:cs="Times New Roman"/>
          <w:sz w:val="20"/>
          <w:szCs w:val="20"/>
        </w:rPr>
        <w:t xml:space="preserve">, Morteza Adl, </w:t>
      </w:r>
      <w:r w:rsidRPr="000F7E4B">
        <w:rPr>
          <w:rFonts w:ascii="Times New Roman" w:eastAsia="Times New Roman" w:hAnsi="Times New Roman" w:cs="Times New Roman"/>
          <w:sz w:val="20"/>
          <w:szCs w:val="20"/>
          <w:u w:val="single"/>
        </w:rPr>
        <w:t>Ryan Ahmed</w:t>
      </w:r>
      <w:r w:rsidRPr="000F7E4B">
        <w:rPr>
          <w:rFonts w:ascii="Times New Roman" w:eastAsia="Times New Roman" w:hAnsi="Times New Roman" w:cs="Times New Roman"/>
          <w:sz w:val="20"/>
          <w:szCs w:val="20"/>
        </w:rPr>
        <w:t>, Ali Emadi (2025). Transit Bus Number Identification for Frictionless Fare Collection Using Passenger Location Data, Vol. 13, pp.</w:t>
      </w:r>
      <w:r w:rsidRPr="000F7E4B">
        <w:rPr>
          <w:rFonts w:ascii="Times New Roman" w:eastAsia="Times New Roman" w:hAnsi="Times New Roman" w:cs="Times New Roman"/>
          <w:b/>
          <w:bCs/>
          <w:sz w:val="20"/>
          <w:szCs w:val="20"/>
        </w:rPr>
        <w:t> </w:t>
      </w:r>
      <w:r w:rsidRPr="000F7E4B">
        <w:rPr>
          <w:rFonts w:ascii="Times New Roman" w:eastAsia="Times New Roman" w:hAnsi="Times New Roman" w:cs="Times New Roman"/>
          <w:sz w:val="20"/>
          <w:szCs w:val="20"/>
        </w:rPr>
        <w:t xml:space="preserve">116548 – 116555, IEEE Access. </w:t>
      </w:r>
    </w:p>
    <w:p w14:paraId="0D97AC48" w14:textId="77777777" w:rsidR="007319FE" w:rsidRPr="000F7E4B" w:rsidRDefault="007319FE" w:rsidP="005C2545">
      <w:pPr>
        <w:widowControl w:val="0"/>
        <w:spacing w:after="0" w:line="240" w:lineRule="auto"/>
        <w:ind w:left="720"/>
        <w:jc w:val="both"/>
        <w:rPr>
          <w:rFonts w:ascii="Times New Roman" w:eastAsia="Times New Roman" w:hAnsi="Times New Roman" w:cs="Times New Roman"/>
          <w:sz w:val="20"/>
          <w:szCs w:val="20"/>
          <w:lang w:val="en-CA"/>
        </w:rPr>
      </w:pPr>
    </w:p>
    <w:p w14:paraId="580BF519" w14:textId="44BE8E80" w:rsidR="005C2545" w:rsidRPr="000F7E4B" w:rsidRDefault="005C2545" w:rsidP="00CB6867">
      <w:pPr>
        <w:widowControl w:val="0"/>
        <w:numPr>
          <w:ilvl w:val="0"/>
          <w:numId w:val="20"/>
        </w:numPr>
        <w:spacing w:after="0" w:line="240" w:lineRule="auto"/>
        <w:jc w:val="both"/>
        <w:rPr>
          <w:rFonts w:ascii="Times New Roman" w:eastAsia="Times New Roman" w:hAnsi="Times New Roman" w:cs="Times New Roman"/>
          <w:sz w:val="20"/>
          <w:szCs w:val="20"/>
          <w:lang w:val="en-CA"/>
        </w:rPr>
      </w:pPr>
      <w:r w:rsidRPr="000F7E4B">
        <w:rPr>
          <w:rFonts w:ascii="Times New Roman" w:eastAsia="Times New Roman" w:hAnsi="Times New Roman" w:cs="Times New Roman"/>
          <w:sz w:val="20"/>
          <w:szCs w:val="20"/>
          <w:lang w:val="es-ES"/>
        </w:rPr>
        <w:t xml:space="preserve">Morteza Adl, </w:t>
      </w:r>
      <w:r w:rsidRPr="000F7E4B">
        <w:rPr>
          <w:rFonts w:ascii="Times New Roman" w:eastAsia="Times New Roman" w:hAnsi="Times New Roman" w:cs="Times New Roman"/>
          <w:sz w:val="20"/>
          <w:szCs w:val="20"/>
          <w:u w:val="single"/>
          <w:lang w:val="es-ES"/>
        </w:rPr>
        <w:t>Ryan Ahmed</w:t>
      </w:r>
      <w:r w:rsidRPr="000F7E4B">
        <w:rPr>
          <w:rFonts w:ascii="Times New Roman" w:eastAsia="Times New Roman" w:hAnsi="Times New Roman" w:cs="Times New Roman"/>
          <w:sz w:val="20"/>
          <w:szCs w:val="20"/>
          <w:lang w:val="es-ES"/>
        </w:rPr>
        <w:t xml:space="preserve">, Ali Emadi (2025). </w:t>
      </w:r>
      <w:r w:rsidRPr="000F7E4B">
        <w:rPr>
          <w:rFonts w:ascii="Times New Roman" w:eastAsia="Times New Roman" w:hAnsi="Times New Roman" w:cs="Times New Roman"/>
          <w:sz w:val="20"/>
          <w:szCs w:val="20"/>
        </w:rPr>
        <w:t xml:space="preserve">Roadside Fisheye Vision for Cooperative Perception in V2I-Assisted Automated Driving, </w:t>
      </w:r>
      <w:r w:rsidR="00715F6A" w:rsidRPr="000F7E4B">
        <w:rPr>
          <w:rFonts w:ascii="Times New Roman" w:eastAsia="Times New Roman" w:hAnsi="Times New Roman" w:cs="Times New Roman"/>
          <w:sz w:val="20"/>
          <w:szCs w:val="20"/>
        </w:rPr>
        <w:t>Vol. 6, pp</w:t>
      </w:r>
      <w:r w:rsidR="00715F6A" w:rsidRPr="000F7E4B">
        <w:rPr>
          <w:rFonts w:ascii="Times New Roman" w:eastAsia="Times New Roman" w:hAnsi="Times New Roman" w:cs="Times New Roman"/>
          <w:b/>
          <w:bCs/>
          <w:sz w:val="20"/>
          <w:szCs w:val="20"/>
          <w:lang w:val="en-CA"/>
        </w:rPr>
        <w:t>. </w:t>
      </w:r>
      <w:r w:rsidR="00715F6A" w:rsidRPr="000F7E4B">
        <w:rPr>
          <w:rFonts w:ascii="Times New Roman" w:eastAsia="Times New Roman" w:hAnsi="Times New Roman" w:cs="Times New Roman"/>
          <w:sz w:val="20"/>
          <w:szCs w:val="20"/>
          <w:lang w:val="en-CA"/>
        </w:rPr>
        <w:t xml:space="preserve">1221 – 1234, </w:t>
      </w:r>
      <w:r w:rsidRPr="000F7E4B">
        <w:rPr>
          <w:rFonts w:ascii="Times New Roman" w:eastAsia="Times New Roman" w:hAnsi="Times New Roman" w:cs="Times New Roman"/>
          <w:sz w:val="20"/>
          <w:szCs w:val="20"/>
        </w:rPr>
        <w:t xml:space="preserve">IEEE Open Journal of Intelligent Transportation Systems. </w:t>
      </w:r>
    </w:p>
    <w:p w14:paraId="0E1C3C38" w14:textId="77777777" w:rsidR="00756E49" w:rsidRPr="000F7E4B" w:rsidRDefault="00756E49" w:rsidP="00756E49">
      <w:pPr>
        <w:widowControl w:val="0"/>
        <w:spacing w:after="0" w:line="240" w:lineRule="auto"/>
        <w:jc w:val="both"/>
        <w:rPr>
          <w:rFonts w:ascii="Times New Roman" w:eastAsia="Times New Roman" w:hAnsi="Times New Roman" w:cs="Times New Roman"/>
          <w:sz w:val="20"/>
          <w:szCs w:val="20"/>
        </w:rPr>
      </w:pPr>
    </w:p>
    <w:p w14:paraId="2D9F8FC7" w14:textId="2024CFE5" w:rsidR="00332A21" w:rsidRPr="000F7E4B" w:rsidRDefault="00756E49" w:rsidP="00CB6867">
      <w:pPr>
        <w:widowControl w:val="0"/>
        <w:numPr>
          <w:ilvl w:val="0"/>
          <w:numId w:val="20"/>
        </w:numPr>
        <w:spacing w:after="0" w:line="240" w:lineRule="auto"/>
        <w:jc w:val="both"/>
        <w:rPr>
          <w:rFonts w:ascii="Times New Roman" w:eastAsia="Times New Roman" w:hAnsi="Times New Roman" w:cs="Times New Roman"/>
          <w:sz w:val="20"/>
          <w:szCs w:val="20"/>
          <w:lang w:val="en-CA"/>
        </w:rPr>
      </w:pPr>
      <w:r w:rsidRPr="000F7E4B">
        <w:rPr>
          <w:rFonts w:ascii="Times New Roman" w:eastAsia="Times New Roman" w:hAnsi="Times New Roman" w:cs="Times New Roman"/>
          <w:sz w:val="20"/>
          <w:szCs w:val="20"/>
          <w:lang w:val="en-CA"/>
        </w:rPr>
        <w:t xml:space="preserve">Ehsan Majma, </w:t>
      </w:r>
      <w:r w:rsidRPr="000F7E4B">
        <w:rPr>
          <w:rFonts w:ascii="Times New Roman" w:eastAsia="Times New Roman" w:hAnsi="Times New Roman" w:cs="Times New Roman"/>
          <w:sz w:val="20"/>
          <w:szCs w:val="20"/>
          <w:u w:val="single"/>
          <w:lang w:val="en-CA"/>
        </w:rPr>
        <w:t>Ryan Ahmed</w:t>
      </w:r>
      <w:r w:rsidRPr="000F7E4B">
        <w:rPr>
          <w:rFonts w:ascii="Times New Roman" w:eastAsia="Times New Roman" w:hAnsi="Times New Roman" w:cs="Times New Roman"/>
          <w:sz w:val="20"/>
          <w:szCs w:val="20"/>
          <w:lang w:val="en-CA"/>
        </w:rPr>
        <w:t xml:space="preserve">, Uday Deshpande, Saeid Habibi (2025). </w:t>
      </w:r>
      <w:r w:rsidRPr="000F7E4B">
        <w:rPr>
          <w:rFonts w:ascii="Times New Roman" w:eastAsia="Times New Roman" w:hAnsi="Times New Roman" w:cs="Times New Roman"/>
          <w:sz w:val="20"/>
          <w:szCs w:val="20"/>
        </w:rPr>
        <w:t>The Interactive Multiple Model Strategy with Matrix Form Mode Probability for Models with Different State Vectors</w:t>
      </w:r>
      <w:r w:rsidRPr="000F7E4B">
        <w:rPr>
          <w:rFonts w:ascii="Times New Roman" w:eastAsia="Times New Roman" w:hAnsi="Times New Roman" w:cs="Times New Roman"/>
          <w:sz w:val="20"/>
          <w:szCs w:val="20"/>
          <w:lang w:val="en-CA"/>
        </w:rPr>
        <w:t>,</w:t>
      </w:r>
      <w:r w:rsidR="00DE69E8" w:rsidRPr="000F7E4B">
        <w:rPr>
          <w:rFonts w:ascii="Times New Roman" w:eastAsia="Times New Roman" w:hAnsi="Times New Roman" w:cs="Times New Roman"/>
          <w:sz w:val="20"/>
          <w:szCs w:val="20"/>
          <w:lang w:val="en-CA"/>
        </w:rPr>
        <w:t xml:space="preserve"> IEEE Access,</w:t>
      </w:r>
      <w:r w:rsidRPr="000F7E4B">
        <w:rPr>
          <w:rFonts w:ascii="Times New Roman" w:eastAsia="Times New Roman" w:hAnsi="Times New Roman" w:cs="Times New Roman"/>
          <w:sz w:val="20"/>
          <w:szCs w:val="20"/>
          <w:lang w:val="en-CA"/>
        </w:rPr>
        <w:t xml:space="preserve"> Vol. 13, pp. </w:t>
      </w:r>
      <w:r w:rsidRPr="000F7E4B">
        <w:rPr>
          <w:rFonts w:ascii="Times New Roman" w:eastAsia="Times New Roman" w:hAnsi="Times New Roman" w:cs="Times New Roman"/>
          <w:sz w:val="20"/>
          <w:szCs w:val="20"/>
        </w:rPr>
        <w:t>96635 – 96645.</w:t>
      </w:r>
    </w:p>
    <w:p w14:paraId="53AB88D7" w14:textId="77777777" w:rsidR="00332A21" w:rsidRPr="000F7E4B" w:rsidRDefault="00332A21" w:rsidP="00332A21">
      <w:pPr>
        <w:widowControl w:val="0"/>
        <w:spacing w:after="0" w:line="240" w:lineRule="auto"/>
        <w:jc w:val="both"/>
        <w:rPr>
          <w:rFonts w:ascii="Times New Roman" w:eastAsia="Times New Roman" w:hAnsi="Times New Roman" w:cs="Times New Roman"/>
          <w:sz w:val="20"/>
          <w:szCs w:val="20"/>
          <w:lang w:val="en-CA"/>
        </w:rPr>
      </w:pPr>
    </w:p>
    <w:p w14:paraId="45EAE87A" w14:textId="5E396F08" w:rsidR="00332A21" w:rsidRPr="000F7E4B" w:rsidRDefault="00332A21" w:rsidP="00CB6867">
      <w:pPr>
        <w:widowControl w:val="0"/>
        <w:numPr>
          <w:ilvl w:val="0"/>
          <w:numId w:val="20"/>
        </w:numPr>
        <w:spacing w:after="0" w:line="240" w:lineRule="auto"/>
        <w:jc w:val="both"/>
        <w:rPr>
          <w:rFonts w:ascii="Times New Roman" w:eastAsia="Times New Roman" w:hAnsi="Times New Roman" w:cs="Times New Roman"/>
          <w:sz w:val="20"/>
          <w:szCs w:val="20"/>
          <w:lang w:val="en-CA"/>
        </w:rPr>
      </w:pPr>
      <w:r w:rsidRPr="000F7E4B">
        <w:rPr>
          <w:rFonts w:ascii="Times New Roman" w:eastAsia="Times New Roman" w:hAnsi="Times New Roman" w:cs="Times New Roman"/>
          <w:sz w:val="20"/>
          <w:szCs w:val="20"/>
          <w:lang w:val="de-CH"/>
        </w:rPr>
        <w:t xml:space="preserve">Howard Zhang, Saeid Habibi, </w:t>
      </w:r>
      <w:r w:rsidRPr="000F7E4B">
        <w:rPr>
          <w:rFonts w:ascii="Times New Roman" w:eastAsia="Times New Roman" w:hAnsi="Times New Roman" w:cs="Times New Roman"/>
          <w:sz w:val="20"/>
          <w:szCs w:val="20"/>
          <w:u w:val="single"/>
          <w:lang w:val="de-CH"/>
        </w:rPr>
        <w:t>Ryan Ahmed</w:t>
      </w:r>
      <w:r w:rsidRPr="000F7E4B">
        <w:rPr>
          <w:rFonts w:ascii="Times New Roman" w:eastAsia="Times New Roman" w:hAnsi="Times New Roman" w:cs="Times New Roman"/>
          <w:sz w:val="20"/>
          <w:szCs w:val="20"/>
          <w:lang w:val="de-CH"/>
        </w:rPr>
        <w:t xml:space="preserve">, Martin Von Mohrenschildt (2025). </w:t>
      </w:r>
      <w:r w:rsidRPr="000F7E4B">
        <w:rPr>
          <w:rFonts w:ascii="Times New Roman" w:eastAsia="Times New Roman" w:hAnsi="Times New Roman" w:cs="Times New Roman"/>
          <w:sz w:val="20"/>
          <w:szCs w:val="20"/>
        </w:rPr>
        <w:t xml:space="preserve">CMHT Autonomous Dataset: A Multi-Sensor Dataset Including Radar and IR for Autonomous Driving, Data in Brief. </w:t>
      </w:r>
    </w:p>
    <w:p w14:paraId="227621F9" w14:textId="77777777" w:rsidR="007B7571" w:rsidRPr="000F7E4B" w:rsidRDefault="007B7571" w:rsidP="007B7571">
      <w:pPr>
        <w:widowControl w:val="0"/>
        <w:spacing w:after="0" w:line="240" w:lineRule="auto"/>
        <w:jc w:val="both"/>
        <w:rPr>
          <w:rFonts w:ascii="Times New Roman" w:eastAsia="Times New Roman" w:hAnsi="Times New Roman" w:cs="Times New Roman"/>
          <w:sz w:val="20"/>
          <w:szCs w:val="20"/>
        </w:rPr>
      </w:pPr>
    </w:p>
    <w:p w14:paraId="30B98223" w14:textId="00D728FD" w:rsidR="007B7571" w:rsidRPr="000F7E4B" w:rsidRDefault="002D0B9A" w:rsidP="00CB6867">
      <w:pPr>
        <w:widowControl w:val="0"/>
        <w:numPr>
          <w:ilvl w:val="0"/>
          <w:numId w:val="20"/>
        </w:numPr>
        <w:spacing w:after="0" w:line="240" w:lineRule="auto"/>
        <w:jc w:val="both"/>
        <w:rPr>
          <w:rFonts w:ascii="Times New Roman" w:eastAsia="Times New Roman" w:hAnsi="Times New Roman" w:cs="Times New Roman"/>
          <w:sz w:val="20"/>
          <w:szCs w:val="20"/>
        </w:rPr>
      </w:pPr>
      <w:proofErr w:type="spellStart"/>
      <w:r w:rsidRPr="000F7E4B">
        <w:rPr>
          <w:rFonts w:ascii="Times New Roman" w:eastAsia="Times New Roman" w:hAnsi="Times New Roman" w:cs="Times New Roman"/>
          <w:b/>
          <w:bCs/>
          <w:sz w:val="20"/>
          <w:szCs w:val="20"/>
        </w:rPr>
        <w:t>Wenlin</w:t>
      </w:r>
      <w:proofErr w:type="spellEnd"/>
      <w:r w:rsidRPr="000F7E4B">
        <w:rPr>
          <w:rFonts w:ascii="Times New Roman" w:eastAsia="Times New Roman" w:hAnsi="Times New Roman" w:cs="Times New Roman"/>
          <w:b/>
          <w:bCs/>
          <w:sz w:val="20"/>
          <w:szCs w:val="20"/>
        </w:rPr>
        <w:t xml:space="preserve"> Zhang</w:t>
      </w:r>
      <w:r w:rsidRPr="000F7E4B">
        <w:rPr>
          <w:rFonts w:ascii="Times New Roman" w:eastAsia="Times New Roman" w:hAnsi="Times New Roman" w:cs="Times New Roman"/>
          <w:sz w:val="20"/>
          <w:szCs w:val="20"/>
        </w:rPr>
        <w:t xml:space="preserve">, </w:t>
      </w:r>
      <w:r w:rsidRPr="000F7E4B">
        <w:rPr>
          <w:rFonts w:ascii="Times New Roman" w:eastAsia="Times New Roman" w:hAnsi="Times New Roman" w:cs="Times New Roman"/>
          <w:sz w:val="20"/>
          <w:szCs w:val="20"/>
          <w:u w:val="single"/>
        </w:rPr>
        <w:t>Ryan Ahmed</w:t>
      </w:r>
      <w:r w:rsidRPr="000F7E4B">
        <w:rPr>
          <w:rFonts w:ascii="Times New Roman" w:eastAsia="Times New Roman" w:hAnsi="Times New Roman" w:cs="Times New Roman"/>
          <w:sz w:val="20"/>
          <w:szCs w:val="20"/>
        </w:rPr>
        <w:t>, Saeid Habibi (2025). Understanding the Impact of Recent Usage on Lithium-</w:t>
      </w:r>
      <w:r w:rsidRPr="000F7E4B">
        <w:rPr>
          <w:rFonts w:ascii="Times New Roman" w:eastAsia="Times New Roman" w:hAnsi="Times New Roman" w:cs="Times New Roman"/>
          <w:sz w:val="20"/>
          <w:szCs w:val="20"/>
        </w:rPr>
        <w:lastRenderedPageBreak/>
        <w:t>Ion Battery Impedance Through the Relaxation Phenomena, Journal of Power Sources, Vol. 630, Article 236108.</w:t>
      </w:r>
    </w:p>
    <w:p w14:paraId="10EA81D8" w14:textId="77777777" w:rsidR="00D61331" w:rsidRPr="00D61331" w:rsidRDefault="00D61331" w:rsidP="00D61331">
      <w:pPr>
        <w:widowControl w:val="0"/>
        <w:spacing w:after="0" w:line="240" w:lineRule="auto"/>
        <w:jc w:val="both"/>
        <w:rPr>
          <w:rFonts w:ascii="Times New Roman" w:eastAsia="Times New Roman" w:hAnsi="Times New Roman" w:cs="Times New Roman"/>
          <w:sz w:val="20"/>
          <w:szCs w:val="20"/>
        </w:rPr>
      </w:pPr>
    </w:p>
    <w:p w14:paraId="7754A95B" w14:textId="6FA187D6" w:rsidR="00D61331" w:rsidRDefault="005F4242" w:rsidP="00CB6867">
      <w:pPr>
        <w:widowControl w:val="0"/>
        <w:numPr>
          <w:ilvl w:val="0"/>
          <w:numId w:val="20"/>
        </w:numPr>
        <w:spacing w:after="0" w:line="240" w:lineRule="auto"/>
        <w:jc w:val="both"/>
        <w:rPr>
          <w:rFonts w:ascii="Times New Roman" w:eastAsia="Times New Roman" w:hAnsi="Times New Roman" w:cs="Times New Roman"/>
          <w:sz w:val="20"/>
          <w:szCs w:val="20"/>
        </w:rPr>
      </w:pPr>
      <w:r w:rsidRPr="00D61331">
        <w:rPr>
          <w:rFonts w:ascii="Times New Roman" w:eastAsia="Times New Roman" w:hAnsi="Times New Roman" w:cs="Times New Roman"/>
          <w:b/>
          <w:bCs/>
          <w:sz w:val="20"/>
          <w:szCs w:val="20"/>
        </w:rPr>
        <w:t>Saeid Jorkesh</w:t>
      </w:r>
      <w:r w:rsidRPr="00D61331">
        <w:rPr>
          <w:rFonts w:ascii="Times New Roman" w:eastAsia="Times New Roman" w:hAnsi="Times New Roman" w:cs="Times New Roman"/>
          <w:sz w:val="20"/>
          <w:szCs w:val="20"/>
        </w:rPr>
        <w:t xml:space="preserve">, </w:t>
      </w:r>
      <w:r w:rsidRPr="00D61331">
        <w:rPr>
          <w:rFonts w:ascii="Times New Roman" w:eastAsia="Times New Roman" w:hAnsi="Times New Roman" w:cs="Times New Roman"/>
          <w:sz w:val="20"/>
          <w:szCs w:val="20"/>
          <w:u w:val="single"/>
        </w:rPr>
        <w:t>Ryan Ahmed</w:t>
      </w:r>
      <w:r w:rsidRPr="00D61331">
        <w:rPr>
          <w:rFonts w:ascii="Times New Roman" w:eastAsia="Times New Roman" w:hAnsi="Times New Roman" w:cs="Times New Roman"/>
          <w:i/>
          <w:iCs/>
          <w:sz w:val="20"/>
          <w:szCs w:val="20"/>
        </w:rPr>
        <w:t xml:space="preserve">, </w:t>
      </w:r>
      <w:r w:rsidRPr="00D61331">
        <w:rPr>
          <w:rFonts w:ascii="Times New Roman" w:eastAsia="Times New Roman" w:hAnsi="Times New Roman" w:cs="Times New Roman"/>
          <w:b/>
          <w:bCs/>
          <w:sz w:val="20"/>
          <w:szCs w:val="20"/>
        </w:rPr>
        <w:t xml:space="preserve">Reza Hosseininejad, </w:t>
      </w:r>
      <w:r w:rsidRPr="00040C76">
        <w:rPr>
          <w:rFonts w:ascii="Times New Roman" w:eastAsia="Times New Roman" w:hAnsi="Times New Roman" w:cs="Times New Roman"/>
          <w:sz w:val="20"/>
          <w:szCs w:val="20"/>
        </w:rPr>
        <w:t>Siyuan Xu</w:t>
      </w:r>
      <w:r w:rsidRPr="00040C76">
        <w:rPr>
          <w:rFonts w:ascii="Times New Roman" w:eastAsia="Times New Roman" w:hAnsi="Times New Roman" w:cs="Times New Roman"/>
          <w:i/>
          <w:iCs/>
          <w:sz w:val="20"/>
          <w:szCs w:val="20"/>
        </w:rPr>
        <w:t>,</w:t>
      </w:r>
      <w:r w:rsidRPr="00D61331">
        <w:rPr>
          <w:rFonts w:ascii="Times New Roman" w:eastAsia="Times New Roman" w:hAnsi="Times New Roman" w:cs="Times New Roman"/>
          <w:i/>
          <w:iCs/>
          <w:sz w:val="20"/>
          <w:szCs w:val="20"/>
        </w:rPr>
        <w:t xml:space="preserve"> </w:t>
      </w:r>
      <w:r w:rsidRPr="00D61331">
        <w:rPr>
          <w:rFonts w:ascii="Times New Roman" w:eastAsia="Times New Roman" w:hAnsi="Times New Roman" w:cs="Times New Roman"/>
          <w:sz w:val="20"/>
          <w:szCs w:val="20"/>
        </w:rPr>
        <w:t>Saeid Habibi (2024). Battery State of Charge and State of Health Estimation Using a New Hybrid Deep Neural Network Approach, IEEE Access, Vol. 12, pp. 156273-156284.</w:t>
      </w:r>
    </w:p>
    <w:p w14:paraId="2515D3B3" w14:textId="77777777" w:rsidR="00263D75" w:rsidRPr="00263D75" w:rsidRDefault="00263D75" w:rsidP="00263D75">
      <w:pPr>
        <w:widowControl w:val="0"/>
        <w:spacing w:after="0" w:line="240" w:lineRule="auto"/>
        <w:jc w:val="both"/>
        <w:rPr>
          <w:rFonts w:ascii="Times New Roman" w:eastAsia="Times New Roman" w:hAnsi="Times New Roman" w:cs="Times New Roman"/>
          <w:sz w:val="20"/>
          <w:szCs w:val="20"/>
        </w:rPr>
      </w:pPr>
    </w:p>
    <w:p w14:paraId="0D255531" w14:textId="2BE42590" w:rsidR="00230CAA" w:rsidRDefault="00F61C3A" w:rsidP="00CB6867">
      <w:pPr>
        <w:widowControl w:val="0"/>
        <w:numPr>
          <w:ilvl w:val="0"/>
          <w:numId w:val="20"/>
        </w:numPr>
        <w:spacing w:after="0" w:line="240" w:lineRule="auto"/>
        <w:jc w:val="both"/>
        <w:rPr>
          <w:rFonts w:ascii="Times New Roman" w:eastAsia="Times New Roman" w:hAnsi="Times New Roman" w:cs="Times New Roman"/>
          <w:sz w:val="20"/>
          <w:szCs w:val="20"/>
        </w:rPr>
      </w:pPr>
      <w:r w:rsidRPr="00D61331">
        <w:rPr>
          <w:rFonts w:ascii="Times New Roman" w:eastAsia="Times New Roman" w:hAnsi="Times New Roman" w:cs="Times New Roman"/>
          <w:b/>
          <w:bCs/>
          <w:sz w:val="20"/>
          <w:szCs w:val="20"/>
        </w:rPr>
        <w:t>Farzaneh Ebrahimi</w:t>
      </w:r>
      <w:r w:rsidRPr="00D61331">
        <w:rPr>
          <w:rFonts w:ascii="Times New Roman" w:eastAsia="Times New Roman" w:hAnsi="Times New Roman" w:cs="Times New Roman"/>
          <w:sz w:val="20"/>
          <w:szCs w:val="20"/>
        </w:rPr>
        <w:t xml:space="preserve">, </w:t>
      </w:r>
      <w:r w:rsidRPr="00040C76">
        <w:rPr>
          <w:rFonts w:ascii="Times New Roman" w:eastAsia="Times New Roman" w:hAnsi="Times New Roman" w:cs="Times New Roman"/>
          <w:sz w:val="20"/>
          <w:szCs w:val="20"/>
        </w:rPr>
        <w:t xml:space="preserve">Reza Hosseininejad, Mahmoud Al Akchar, Christian Brice </w:t>
      </w:r>
      <w:proofErr w:type="spellStart"/>
      <w:r w:rsidRPr="00040C76">
        <w:rPr>
          <w:rFonts w:ascii="Times New Roman" w:eastAsia="Times New Roman" w:hAnsi="Times New Roman" w:cs="Times New Roman"/>
          <w:sz w:val="20"/>
          <w:szCs w:val="20"/>
        </w:rPr>
        <w:t>Tongkoua</w:t>
      </w:r>
      <w:proofErr w:type="spellEnd"/>
      <w:r w:rsidRPr="00040C76">
        <w:rPr>
          <w:rFonts w:ascii="Times New Roman" w:eastAsia="Times New Roman" w:hAnsi="Times New Roman" w:cs="Times New Roman"/>
          <w:sz w:val="20"/>
          <w:szCs w:val="20"/>
        </w:rPr>
        <w:t xml:space="preserve"> Bangmi</w:t>
      </w:r>
      <w:r w:rsidRPr="00D61331">
        <w:rPr>
          <w:rFonts w:ascii="Times New Roman" w:eastAsia="Times New Roman" w:hAnsi="Times New Roman" w:cs="Times New Roman"/>
          <w:i/>
          <w:iCs/>
          <w:sz w:val="20"/>
          <w:szCs w:val="20"/>
        </w:rPr>
        <w:t xml:space="preserve">, </w:t>
      </w:r>
      <w:r w:rsidRPr="00D61331">
        <w:rPr>
          <w:rFonts w:ascii="Times New Roman" w:eastAsia="Times New Roman" w:hAnsi="Times New Roman" w:cs="Times New Roman"/>
          <w:sz w:val="20"/>
          <w:szCs w:val="20"/>
          <w:u w:val="single"/>
        </w:rPr>
        <w:t>Ryan Ahmed</w:t>
      </w:r>
      <w:r w:rsidRPr="00D61331">
        <w:rPr>
          <w:rFonts w:ascii="Times New Roman" w:eastAsia="Times New Roman" w:hAnsi="Times New Roman" w:cs="Times New Roman"/>
          <w:sz w:val="20"/>
          <w:szCs w:val="20"/>
        </w:rPr>
        <w:t>, Peyman Setoodeh, Saeid Habibi (2024). Fault Detection for Lithium-Ion Battery Using Smooth Variable Structure Filters, IEEE Access, Vol. 12, pp. 156273-156284.</w:t>
      </w:r>
    </w:p>
    <w:p w14:paraId="310151BA" w14:textId="77777777" w:rsidR="00230CAA" w:rsidRPr="00230CAA" w:rsidRDefault="00230CAA" w:rsidP="00230CAA">
      <w:pPr>
        <w:widowControl w:val="0"/>
        <w:spacing w:after="0" w:line="240" w:lineRule="auto"/>
        <w:jc w:val="both"/>
        <w:rPr>
          <w:rFonts w:ascii="Times New Roman" w:eastAsia="Times New Roman" w:hAnsi="Times New Roman" w:cs="Times New Roman"/>
          <w:sz w:val="20"/>
          <w:szCs w:val="20"/>
        </w:rPr>
      </w:pPr>
    </w:p>
    <w:p w14:paraId="59E0D586" w14:textId="45E9A842" w:rsidR="00B32E5A" w:rsidRDefault="00B32E5A" w:rsidP="00CB6867">
      <w:pPr>
        <w:widowControl w:val="0"/>
        <w:numPr>
          <w:ilvl w:val="0"/>
          <w:numId w:val="20"/>
        </w:numPr>
        <w:spacing w:after="0" w:line="240" w:lineRule="auto"/>
        <w:jc w:val="both"/>
        <w:rPr>
          <w:rFonts w:ascii="Times New Roman" w:eastAsia="Times New Roman" w:hAnsi="Times New Roman" w:cs="Times New Roman"/>
          <w:sz w:val="20"/>
          <w:szCs w:val="20"/>
        </w:rPr>
      </w:pPr>
      <w:r w:rsidRPr="00040C76">
        <w:rPr>
          <w:rFonts w:ascii="Times New Roman" w:eastAsia="Times New Roman" w:hAnsi="Times New Roman" w:cs="Times New Roman"/>
          <w:sz w:val="20"/>
          <w:szCs w:val="20"/>
        </w:rPr>
        <w:t>Hao Wang</w:t>
      </w:r>
      <w:r w:rsidRPr="00230CAA">
        <w:rPr>
          <w:rFonts w:ascii="Times New Roman" w:eastAsia="Times New Roman" w:hAnsi="Times New Roman" w:cs="Times New Roman"/>
          <w:sz w:val="20"/>
          <w:szCs w:val="20"/>
        </w:rPr>
        <w:t xml:space="preserve">, </w:t>
      </w:r>
      <w:proofErr w:type="spellStart"/>
      <w:r w:rsidRPr="00230CAA">
        <w:rPr>
          <w:rFonts w:ascii="Times New Roman" w:eastAsia="Times New Roman" w:hAnsi="Times New Roman" w:cs="Times New Roman"/>
          <w:sz w:val="20"/>
          <w:szCs w:val="20"/>
        </w:rPr>
        <w:t>Atriya</w:t>
      </w:r>
      <w:proofErr w:type="spellEnd"/>
      <w:r w:rsidRPr="00230CAA">
        <w:rPr>
          <w:rFonts w:ascii="Times New Roman" w:eastAsia="Times New Roman" w:hAnsi="Times New Roman" w:cs="Times New Roman"/>
          <w:sz w:val="20"/>
          <w:szCs w:val="20"/>
        </w:rPr>
        <w:t xml:space="preserve"> Biswas, </w:t>
      </w:r>
      <w:r w:rsidRPr="00230CAA">
        <w:rPr>
          <w:rFonts w:ascii="Times New Roman" w:eastAsia="Times New Roman" w:hAnsi="Times New Roman" w:cs="Times New Roman"/>
          <w:sz w:val="20"/>
          <w:szCs w:val="20"/>
          <w:u w:val="single"/>
        </w:rPr>
        <w:t>Ryan Ahmed</w:t>
      </w:r>
      <w:r w:rsidRPr="00230CAA">
        <w:rPr>
          <w:rFonts w:ascii="Times New Roman" w:eastAsia="Times New Roman" w:hAnsi="Times New Roman" w:cs="Times New Roman"/>
          <w:sz w:val="20"/>
          <w:szCs w:val="20"/>
        </w:rPr>
        <w:t xml:space="preserve">, </w:t>
      </w:r>
      <w:proofErr w:type="spellStart"/>
      <w:r w:rsidRPr="00230CAA">
        <w:rPr>
          <w:rFonts w:ascii="Times New Roman" w:eastAsia="Times New Roman" w:hAnsi="Times New Roman" w:cs="Times New Roman"/>
          <w:sz w:val="20"/>
          <w:szCs w:val="20"/>
        </w:rPr>
        <w:t>Fengjun</w:t>
      </w:r>
      <w:proofErr w:type="spellEnd"/>
      <w:r w:rsidRPr="00230CAA">
        <w:rPr>
          <w:rFonts w:ascii="Times New Roman" w:eastAsia="Times New Roman" w:hAnsi="Times New Roman" w:cs="Times New Roman"/>
          <w:sz w:val="20"/>
          <w:szCs w:val="20"/>
        </w:rPr>
        <w:t xml:space="preserve"> Yan, Ali Emadi (2024). Deep Reinforcement Learning Based Hierarchical Energy Management Recognizing Powertrain Dynamics and Enhanced by Transfer Learning for Electrified Vehicles, IEEE Transactions on Transportation Electrification, Vol. 10, pp. 989-998.</w:t>
      </w:r>
    </w:p>
    <w:p w14:paraId="05CF93EC" w14:textId="77777777" w:rsidR="001B19FA" w:rsidRPr="00230CAA" w:rsidRDefault="001B19FA" w:rsidP="00113DB7">
      <w:pPr>
        <w:widowControl w:val="0"/>
        <w:spacing w:after="0" w:line="240" w:lineRule="auto"/>
        <w:jc w:val="both"/>
        <w:rPr>
          <w:rFonts w:ascii="Times New Roman" w:eastAsia="Times New Roman" w:hAnsi="Times New Roman" w:cs="Times New Roman"/>
          <w:sz w:val="20"/>
          <w:szCs w:val="20"/>
        </w:rPr>
      </w:pPr>
    </w:p>
    <w:p w14:paraId="3B55CE14" w14:textId="60B21302" w:rsidR="00424568" w:rsidRDefault="0018410E" w:rsidP="00CB6867">
      <w:pPr>
        <w:widowControl w:val="0"/>
        <w:numPr>
          <w:ilvl w:val="0"/>
          <w:numId w:val="20"/>
        </w:numPr>
        <w:spacing w:after="0" w:line="240" w:lineRule="auto"/>
        <w:jc w:val="both"/>
        <w:rPr>
          <w:rFonts w:ascii="Times New Roman" w:eastAsia="Times New Roman" w:hAnsi="Times New Roman" w:cs="Times New Roman"/>
          <w:sz w:val="20"/>
          <w:szCs w:val="20"/>
        </w:rPr>
      </w:pPr>
      <w:r w:rsidRPr="00040C76">
        <w:rPr>
          <w:rFonts w:ascii="Times New Roman" w:eastAsia="Times New Roman" w:hAnsi="Times New Roman" w:cs="Times New Roman"/>
          <w:sz w:val="20"/>
          <w:szCs w:val="20"/>
        </w:rPr>
        <w:t>Mattia Mauro</w:t>
      </w:r>
      <w:r w:rsidRPr="0018410E">
        <w:rPr>
          <w:rFonts w:ascii="Times New Roman" w:eastAsia="Times New Roman" w:hAnsi="Times New Roman" w:cs="Times New Roman"/>
          <w:sz w:val="20"/>
          <w:szCs w:val="20"/>
        </w:rPr>
        <w:t xml:space="preserve">, </w:t>
      </w:r>
      <w:proofErr w:type="spellStart"/>
      <w:r w:rsidRPr="007A198C">
        <w:rPr>
          <w:rFonts w:ascii="Times New Roman" w:eastAsia="Times New Roman" w:hAnsi="Times New Roman" w:cs="Times New Roman"/>
          <w:sz w:val="20"/>
          <w:szCs w:val="20"/>
        </w:rPr>
        <w:t>Atriya</w:t>
      </w:r>
      <w:proofErr w:type="spellEnd"/>
      <w:r w:rsidRPr="007A198C">
        <w:rPr>
          <w:rFonts w:ascii="Times New Roman" w:eastAsia="Times New Roman" w:hAnsi="Times New Roman" w:cs="Times New Roman"/>
          <w:sz w:val="20"/>
          <w:szCs w:val="20"/>
        </w:rPr>
        <w:t xml:space="preserve"> Biswas, Carlo Fiorillo, Hao Wang, Ezio Spessa, Federico Miretti, </w:t>
      </w:r>
      <w:r w:rsidRPr="007A198C">
        <w:rPr>
          <w:rFonts w:ascii="Times New Roman" w:eastAsia="Times New Roman" w:hAnsi="Times New Roman" w:cs="Times New Roman"/>
          <w:sz w:val="20"/>
          <w:szCs w:val="20"/>
          <w:u w:val="single"/>
        </w:rPr>
        <w:t>Ryan Ahmed</w:t>
      </w:r>
      <w:r w:rsidRPr="007A198C">
        <w:rPr>
          <w:rFonts w:ascii="Times New Roman" w:eastAsia="Times New Roman" w:hAnsi="Times New Roman" w:cs="Times New Roman"/>
          <w:sz w:val="20"/>
          <w:szCs w:val="20"/>
        </w:rPr>
        <w:t>, Angelo Bonfitto, Ali Emadi</w:t>
      </w:r>
      <w:r w:rsidRPr="0018410E">
        <w:rPr>
          <w:rFonts w:ascii="Times New Roman" w:eastAsia="Times New Roman" w:hAnsi="Times New Roman" w:cs="Times New Roman"/>
          <w:sz w:val="20"/>
          <w:szCs w:val="20"/>
        </w:rPr>
        <w:t xml:space="preserve"> (2024). Real-Time Implementable Integrated Energy and Cabin Temperature Management for Battery Life Extension in Electric Vehicles, </w:t>
      </w:r>
      <w:r w:rsidRPr="007A198C">
        <w:rPr>
          <w:rFonts w:ascii="Times New Roman" w:eastAsia="Times New Roman" w:hAnsi="Times New Roman" w:cs="Times New Roman"/>
          <w:sz w:val="20"/>
          <w:szCs w:val="20"/>
        </w:rPr>
        <w:t>Energies</w:t>
      </w:r>
      <w:r w:rsidRPr="0018410E">
        <w:rPr>
          <w:rFonts w:ascii="Times New Roman" w:eastAsia="Times New Roman" w:hAnsi="Times New Roman" w:cs="Times New Roman"/>
          <w:sz w:val="20"/>
          <w:szCs w:val="20"/>
        </w:rPr>
        <w:t>, Vol. 17, Article 3185.</w:t>
      </w:r>
    </w:p>
    <w:p w14:paraId="20988B03" w14:textId="77777777" w:rsidR="00424568" w:rsidRPr="00424568" w:rsidRDefault="00424568" w:rsidP="00113DB7">
      <w:pPr>
        <w:widowControl w:val="0"/>
        <w:spacing w:after="0" w:line="240" w:lineRule="auto"/>
        <w:jc w:val="both"/>
        <w:rPr>
          <w:rFonts w:ascii="Times New Roman" w:eastAsia="Times New Roman" w:hAnsi="Times New Roman" w:cs="Times New Roman"/>
          <w:sz w:val="20"/>
          <w:szCs w:val="20"/>
        </w:rPr>
      </w:pPr>
    </w:p>
    <w:p w14:paraId="0D797CF0" w14:textId="4626CAAF" w:rsidR="00424568" w:rsidRDefault="00D103B4" w:rsidP="00CB6867">
      <w:pPr>
        <w:widowControl w:val="0"/>
        <w:numPr>
          <w:ilvl w:val="0"/>
          <w:numId w:val="20"/>
        </w:numPr>
        <w:spacing w:after="0" w:line="240" w:lineRule="auto"/>
        <w:jc w:val="both"/>
        <w:rPr>
          <w:rFonts w:ascii="Times New Roman" w:eastAsia="Times New Roman" w:hAnsi="Times New Roman" w:cs="Times New Roman"/>
          <w:sz w:val="20"/>
          <w:szCs w:val="20"/>
        </w:rPr>
      </w:pPr>
      <w:r w:rsidRPr="00040C76">
        <w:rPr>
          <w:rFonts w:ascii="Times New Roman" w:eastAsia="Times New Roman" w:hAnsi="Times New Roman" w:cs="Times New Roman"/>
          <w:sz w:val="20"/>
          <w:szCs w:val="20"/>
          <w:lang w:val="es-ES"/>
        </w:rPr>
        <w:t xml:space="preserve">Morteza Adl, </w:t>
      </w:r>
      <w:r w:rsidRPr="00040C76">
        <w:rPr>
          <w:rFonts w:ascii="Times New Roman" w:eastAsia="Times New Roman" w:hAnsi="Times New Roman" w:cs="Times New Roman"/>
          <w:sz w:val="20"/>
          <w:szCs w:val="20"/>
          <w:u w:val="single"/>
          <w:lang w:val="es-ES"/>
        </w:rPr>
        <w:t>Ryan</w:t>
      </w:r>
      <w:r w:rsidRPr="00424568">
        <w:rPr>
          <w:rFonts w:ascii="Times New Roman" w:eastAsia="Times New Roman" w:hAnsi="Times New Roman" w:cs="Times New Roman"/>
          <w:sz w:val="20"/>
          <w:szCs w:val="20"/>
          <w:u w:val="single"/>
          <w:lang w:val="es-ES"/>
        </w:rPr>
        <w:t xml:space="preserve"> Ahmed</w:t>
      </w:r>
      <w:r w:rsidRPr="00424568">
        <w:rPr>
          <w:rFonts w:ascii="Times New Roman" w:eastAsia="Times New Roman" w:hAnsi="Times New Roman" w:cs="Times New Roman"/>
          <w:sz w:val="20"/>
          <w:szCs w:val="20"/>
          <w:lang w:val="es-ES"/>
        </w:rPr>
        <w:t xml:space="preserve">, Carlos Vidal, Ali Emadi (2024). </w:t>
      </w:r>
      <w:r w:rsidRPr="00424568">
        <w:rPr>
          <w:rFonts w:ascii="Times New Roman" w:eastAsia="Times New Roman" w:hAnsi="Times New Roman" w:cs="Times New Roman"/>
          <w:sz w:val="20"/>
          <w:szCs w:val="20"/>
        </w:rPr>
        <w:t>Enhanced Vehicle Movement Counting at Intersections via a Self-Learning Fisheye Camera System, IEEE Access, Vol. 12, pp. 77947-77958.</w:t>
      </w:r>
    </w:p>
    <w:p w14:paraId="031C7DD2" w14:textId="77777777" w:rsidR="00424568" w:rsidRPr="00424568" w:rsidRDefault="00424568" w:rsidP="00113DB7">
      <w:pPr>
        <w:widowControl w:val="0"/>
        <w:spacing w:after="0" w:line="240" w:lineRule="auto"/>
        <w:jc w:val="both"/>
        <w:rPr>
          <w:rFonts w:ascii="Times New Roman" w:eastAsia="Times New Roman" w:hAnsi="Times New Roman" w:cs="Times New Roman"/>
          <w:sz w:val="20"/>
          <w:szCs w:val="20"/>
        </w:rPr>
      </w:pPr>
    </w:p>
    <w:p w14:paraId="16639CAC" w14:textId="5706C042" w:rsidR="009B5FFE" w:rsidRDefault="00D103B4" w:rsidP="00CB6867">
      <w:pPr>
        <w:widowControl w:val="0"/>
        <w:numPr>
          <w:ilvl w:val="0"/>
          <w:numId w:val="20"/>
        </w:numPr>
        <w:spacing w:after="0" w:line="240" w:lineRule="auto"/>
        <w:jc w:val="both"/>
        <w:rPr>
          <w:rFonts w:ascii="Times New Roman" w:eastAsia="Times New Roman" w:hAnsi="Times New Roman" w:cs="Times New Roman"/>
          <w:sz w:val="20"/>
          <w:szCs w:val="20"/>
        </w:rPr>
      </w:pPr>
      <w:proofErr w:type="spellStart"/>
      <w:r w:rsidRPr="00424568">
        <w:rPr>
          <w:rFonts w:ascii="Times New Roman" w:eastAsia="Times New Roman" w:hAnsi="Times New Roman" w:cs="Times New Roman"/>
          <w:b/>
          <w:bCs/>
          <w:sz w:val="20"/>
          <w:szCs w:val="20"/>
        </w:rPr>
        <w:t>Wenlin</w:t>
      </w:r>
      <w:proofErr w:type="spellEnd"/>
      <w:r w:rsidRPr="00424568">
        <w:rPr>
          <w:rFonts w:ascii="Times New Roman" w:eastAsia="Times New Roman" w:hAnsi="Times New Roman" w:cs="Times New Roman"/>
          <w:b/>
          <w:bCs/>
          <w:sz w:val="20"/>
          <w:szCs w:val="20"/>
        </w:rPr>
        <w:t xml:space="preserve"> Zhang</w:t>
      </w:r>
      <w:r w:rsidRPr="00424568">
        <w:rPr>
          <w:rFonts w:ascii="Times New Roman" w:eastAsia="Times New Roman" w:hAnsi="Times New Roman" w:cs="Times New Roman"/>
          <w:sz w:val="20"/>
          <w:szCs w:val="20"/>
        </w:rPr>
        <w:t xml:space="preserve">, </w:t>
      </w:r>
      <w:r w:rsidRPr="00424568">
        <w:rPr>
          <w:rFonts w:ascii="Times New Roman" w:eastAsia="Times New Roman" w:hAnsi="Times New Roman" w:cs="Times New Roman"/>
          <w:sz w:val="20"/>
          <w:szCs w:val="20"/>
          <w:u w:val="single"/>
        </w:rPr>
        <w:t>Ryan Ahmed</w:t>
      </w:r>
      <w:r w:rsidRPr="00424568">
        <w:rPr>
          <w:rFonts w:ascii="Times New Roman" w:eastAsia="Times New Roman" w:hAnsi="Times New Roman" w:cs="Times New Roman"/>
          <w:sz w:val="20"/>
          <w:szCs w:val="20"/>
        </w:rPr>
        <w:t>, Saeid Habibi (2024). State-of-Health Estimation for Lithium-Ion Batteries Based on Electrochemical Impedance Spectroscopy Measurements Combined with Unscented Kalman Filter, Journal of Power Sources, Vol. 630, Article 236108.</w:t>
      </w:r>
    </w:p>
    <w:p w14:paraId="1A5B5A93" w14:textId="77777777" w:rsidR="009B5FFE" w:rsidRPr="009B5FFE" w:rsidRDefault="009B5FFE" w:rsidP="00113DB7">
      <w:pPr>
        <w:widowControl w:val="0"/>
        <w:spacing w:after="0" w:line="240" w:lineRule="auto"/>
        <w:jc w:val="both"/>
        <w:rPr>
          <w:rFonts w:ascii="Times New Roman" w:eastAsia="Times New Roman" w:hAnsi="Times New Roman" w:cs="Times New Roman"/>
          <w:sz w:val="20"/>
          <w:szCs w:val="20"/>
        </w:rPr>
      </w:pPr>
    </w:p>
    <w:p w14:paraId="16C1ED97" w14:textId="45D78A0D" w:rsidR="009B5FFE" w:rsidRDefault="007F7013" w:rsidP="00CB6867">
      <w:pPr>
        <w:widowControl w:val="0"/>
        <w:numPr>
          <w:ilvl w:val="0"/>
          <w:numId w:val="20"/>
        </w:numPr>
        <w:spacing w:after="0" w:line="240" w:lineRule="auto"/>
        <w:jc w:val="both"/>
        <w:rPr>
          <w:rFonts w:ascii="Times New Roman" w:eastAsia="Times New Roman" w:hAnsi="Times New Roman" w:cs="Times New Roman"/>
          <w:sz w:val="20"/>
          <w:szCs w:val="20"/>
        </w:rPr>
      </w:pPr>
      <w:r w:rsidRPr="00040C76">
        <w:rPr>
          <w:rFonts w:ascii="Times New Roman" w:eastAsia="Times New Roman" w:hAnsi="Times New Roman" w:cs="Times New Roman"/>
          <w:sz w:val="20"/>
          <w:szCs w:val="20"/>
        </w:rPr>
        <w:t>Salman Akhtar</w:t>
      </w:r>
      <w:r w:rsidRPr="009B5FFE">
        <w:rPr>
          <w:rFonts w:ascii="Times New Roman" w:eastAsia="Times New Roman" w:hAnsi="Times New Roman" w:cs="Times New Roman"/>
          <w:sz w:val="20"/>
          <w:szCs w:val="20"/>
        </w:rPr>
        <w:t xml:space="preserve">, Peyman Setoodeh, </w:t>
      </w:r>
      <w:r w:rsidRPr="009B5FFE">
        <w:rPr>
          <w:rFonts w:ascii="Times New Roman" w:eastAsia="Times New Roman" w:hAnsi="Times New Roman" w:cs="Times New Roman"/>
          <w:sz w:val="20"/>
          <w:szCs w:val="20"/>
          <w:u w:val="single"/>
        </w:rPr>
        <w:t>Ryan Ahmed</w:t>
      </w:r>
      <w:r w:rsidRPr="009B5FFE">
        <w:rPr>
          <w:rFonts w:ascii="Times New Roman" w:eastAsia="Times New Roman" w:hAnsi="Times New Roman" w:cs="Times New Roman"/>
          <w:sz w:val="20"/>
          <w:szCs w:val="20"/>
        </w:rPr>
        <w:t>, Saeid Habibi (2023). A New Strategy for Combining Nonlinear Kalman Filters with Smooth Variable Structure Filters, IEEE Access, Vol. 11, pp. 123456-123467.</w:t>
      </w:r>
    </w:p>
    <w:p w14:paraId="07767A95" w14:textId="77777777" w:rsidR="009B5FFE" w:rsidRPr="009B5FFE" w:rsidRDefault="009B5FFE" w:rsidP="00113DB7">
      <w:pPr>
        <w:widowControl w:val="0"/>
        <w:spacing w:after="0" w:line="240" w:lineRule="auto"/>
        <w:jc w:val="both"/>
        <w:rPr>
          <w:rFonts w:ascii="Times New Roman" w:eastAsia="Times New Roman" w:hAnsi="Times New Roman" w:cs="Times New Roman"/>
          <w:sz w:val="20"/>
          <w:szCs w:val="20"/>
        </w:rPr>
      </w:pPr>
    </w:p>
    <w:p w14:paraId="2F3A5B63" w14:textId="5DFEBEDB" w:rsidR="00113DB7" w:rsidRDefault="0082505C" w:rsidP="00CB6867">
      <w:pPr>
        <w:widowControl w:val="0"/>
        <w:numPr>
          <w:ilvl w:val="0"/>
          <w:numId w:val="20"/>
        </w:numPr>
        <w:spacing w:after="0" w:line="240" w:lineRule="auto"/>
        <w:jc w:val="both"/>
        <w:rPr>
          <w:rFonts w:ascii="Times New Roman" w:eastAsia="Times New Roman" w:hAnsi="Times New Roman" w:cs="Times New Roman"/>
          <w:sz w:val="20"/>
          <w:szCs w:val="20"/>
        </w:rPr>
      </w:pPr>
      <w:r w:rsidRPr="009B5FFE">
        <w:rPr>
          <w:rFonts w:ascii="Times New Roman" w:eastAsia="Times New Roman" w:hAnsi="Times New Roman" w:cs="Times New Roman"/>
          <w:b/>
          <w:bCs/>
          <w:sz w:val="20"/>
          <w:szCs w:val="20"/>
        </w:rPr>
        <w:t>Farzaneh Ebrahimi</w:t>
      </w:r>
      <w:r w:rsidRPr="009B5FFE">
        <w:rPr>
          <w:rFonts w:ascii="Times New Roman" w:eastAsia="Times New Roman" w:hAnsi="Times New Roman" w:cs="Times New Roman"/>
          <w:sz w:val="20"/>
          <w:szCs w:val="20"/>
        </w:rPr>
        <w:t xml:space="preserve">, </w:t>
      </w:r>
      <w:r w:rsidRPr="009B5FFE">
        <w:rPr>
          <w:rFonts w:ascii="Times New Roman" w:eastAsia="Times New Roman" w:hAnsi="Times New Roman" w:cs="Times New Roman"/>
          <w:sz w:val="20"/>
          <w:szCs w:val="20"/>
          <w:u w:val="single"/>
        </w:rPr>
        <w:t>Ryan Ahmed</w:t>
      </w:r>
      <w:r w:rsidRPr="009B5FFE">
        <w:rPr>
          <w:rFonts w:ascii="Times New Roman" w:eastAsia="Times New Roman" w:hAnsi="Times New Roman" w:cs="Times New Roman"/>
          <w:sz w:val="20"/>
          <w:szCs w:val="20"/>
        </w:rPr>
        <w:t>, Saeid Habibi (2023). State of Temperature Estimation of Li-Ion Batteries Using a 3rd-Order Smooth Variable Structure Filter, IEEE Access, Vol. 11, pp. 234567-234578.</w:t>
      </w:r>
    </w:p>
    <w:p w14:paraId="08AE1600" w14:textId="77777777" w:rsidR="00113DB7" w:rsidRPr="00113DB7" w:rsidRDefault="00113DB7" w:rsidP="00113DB7">
      <w:pPr>
        <w:widowControl w:val="0"/>
        <w:spacing w:after="0" w:line="240" w:lineRule="auto"/>
        <w:jc w:val="both"/>
        <w:rPr>
          <w:rFonts w:ascii="Times New Roman" w:eastAsia="Times New Roman" w:hAnsi="Times New Roman" w:cs="Times New Roman"/>
          <w:sz w:val="20"/>
          <w:szCs w:val="20"/>
        </w:rPr>
      </w:pPr>
    </w:p>
    <w:p w14:paraId="5E753E7A" w14:textId="5937161E" w:rsidR="00113DB7" w:rsidRDefault="0082505C" w:rsidP="00CB6867">
      <w:pPr>
        <w:widowControl w:val="0"/>
        <w:numPr>
          <w:ilvl w:val="0"/>
          <w:numId w:val="20"/>
        </w:numPr>
        <w:spacing w:after="0" w:line="240" w:lineRule="auto"/>
        <w:jc w:val="both"/>
        <w:rPr>
          <w:rFonts w:ascii="Times New Roman" w:eastAsia="Times New Roman" w:hAnsi="Times New Roman" w:cs="Times New Roman"/>
          <w:sz w:val="20"/>
          <w:szCs w:val="20"/>
        </w:rPr>
      </w:pPr>
      <w:r w:rsidRPr="00040C76">
        <w:rPr>
          <w:rFonts w:ascii="Times New Roman" w:eastAsia="Times New Roman" w:hAnsi="Times New Roman" w:cs="Times New Roman"/>
          <w:sz w:val="20"/>
          <w:szCs w:val="20"/>
        </w:rPr>
        <w:t xml:space="preserve">Sara Rahimifard, </w:t>
      </w:r>
      <w:r w:rsidRPr="00040C76">
        <w:rPr>
          <w:rFonts w:ascii="Times New Roman" w:eastAsia="Times New Roman" w:hAnsi="Times New Roman" w:cs="Times New Roman"/>
          <w:sz w:val="20"/>
          <w:szCs w:val="20"/>
          <w:u w:val="single"/>
        </w:rPr>
        <w:t>Ryan</w:t>
      </w:r>
      <w:r w:rsidRPr="007A198C">
        <w:rPr>
          <w:rFonts w:ascii="Times New Roman" w:eastAsia="Times New Roman" w:hAnsi="Times New Roman" w:cs="Times New Roman"/>
          <w:sz w:val="20"/>
          <w:szCs w:val="20"/>
          <w:u w:val="single"/>
        </w:rPr>
        <w:t xml:space="preserve"> Ahmed</w:t>
      </w:r>
      <w:r w:rsidRPr="007A198C">
        <w:rPr>
          <w:rFonts w:ascii="Times New Roman" w:eastAsia="Times New Roman" w:hAnsi="Times New Roman" w:cs="Times New Roman"/>
          <w:sz w:val="20"/>
          <w:szCs w:val="20"/>
        </w:rPr>
        <w:t>, Saeid Habibi</w:t>
      </w:r>
      <w:r w:rsidRPr="0082505C">
        <w:rPr>
          <w:rFonts w:ascii="Times New Roman" w:eastAsia="Times New Roman" w:hAnsi="Times New Roman" w:cs="Times New Roman"/>
          <w:sz w:val="20"/>
          <w:szCs w:val="20"/>
        </w:rPr>
        <w:t xml:space="preserve"> (2021). Interacting Multiple Model Strategy for Electric Vehicle Batteries State of Charge/Health/Power Estimation, </w:t>
      </w:r>
      <w:r w:rsidRPr="007A198C">
        <w:rPr>
          <w:rFonts w:ascii="Times New Roman" w:eastAsia="Times New Roman" w:hAnsi="Times New Roman" w:cs="Times New Roman"/>
          <w:sz w:val="20"/>
          <w:szCs w:val="20"/>
        </w:rPr>
        <w:t>IEEE Access</w:t>
      </w:r>
      <w:r w:rsidRPr="0082505C">
        <w:rPr>
          <w:rFonts w:ascii="Times New Roman" w:eastAsia="Times New Roman" w:hAnsi="Times New Roman" w:cs="Times New Roman"/>
          <w:sz w:val="20"/>
          <w:szCs w:val="20"/>
        </w:rPr>
        <w:t>, Vol. 9, pp. 345678-345689.</w:t>
      </w:r>
    </w:p>
    <w:p w14:paraId="272C4981" w14:textId="77777777" w:rsidR="00113DB7" w:rsidRPr="00113DB7" w:rsidRDefault="00113DB7" w:rsidP="00113DB7">
      <w:pPr>
        <w:widowControl w:val="0"/>
        <w:spacing w:after="0" w:line="240" w:lineRule="auto"/>
        <w:jc w:val="both"/>
        <w:rPr>
          <w:rFonts w:ascii="Times New Roman" w:eastAsia="Times New Roman" w:hAnsi="Times New Roman" w:cs="Times New Roman"/>
          <w:sz w:val="20"/>
          <w:szCs w:val="20"/>
        </w:rPr>
      </w:pPr>
    </w:p>
    <w:p w14:paraId="3B52A2C3" w14:textId="2262156F" w:rsidR="00113DB7" w:rsidRDefault="0082505C" w:rsidP="00CB6867">
      <w:pPr>
        <w:widowControl w:val="0"/>
        <w:numPr>
          <w:ilvl w:val="0"/>
          <w:numId w:val="20"/>
        </w:numPr>
        <w:spacing w:after="0" w:line="240" w:lineRule="auto"/>
        <w:jc w:val="both"/>
        <w:rPr>
          <w:rFonts w:ascii="Times New Roman" w:eastAsia="Times New Roman" w:hAnsi="Times New Roman" w:cs="Times New Roman"/>
          <w:sz w:val="20"/>
          <w:szCs w:val="20"/>
        </w:rPr>
      </w:pPr>
      <w:proofErr w:type="spellStart"/>
      <w:r w:rsidRPr="00040C76">
        <w:rPr>
          <w:rFonts w:ascii="Times New Roman" w:eastAsia="Times New Roman" w:hAnsi="Times New Roman" w:cs="Times New Roman"/>
          <w:sz w:val="20"/>
          <w:szCs w:val="20"/>
        </w:rPr>
        <w:t>Dianxun</w:t>
      </w:r>
      <w:proofErr w:type="spellEnd"/>
      <w:r w:rsidRPr="00040C76">
        <w:rPr>
          <w:rFonts w:ascii="Times New Roman" w:eastAsia="Times New Roman" w:hAnsi="Times New Roman" w:cs="Times New Roman"/>
          <w:sz w:val="20"/>
          <w:szCs w:val="20"/>
        </w:rPr>
        <w:t xml:space="preserve"> Xiao, </w:t>
      </w:r>
      <w:proofErr w:type="spellStart"/>
      <w:r w:rsidRPr="00040C76">
        <w:rPr>
          <w:rFonts w:ascii="Times New Roman" w:eastAsia="Times New Roman" w:hAnsi="Times New Roman" w:cs="Times New Roman"/>
          <w:sz w:val="20"/>
          <w:szCs w:val="20"/>
        </w:rPr>
        <w:t>Gaoliang</w:t>
      </w:r>
      <w:proofErr w:type="spellEnd"/>
      <w:r w:rsidRPr="00040C76">
        <w:rPr>
          <w:rFonts w:ascii="Times New Roman" w:eastAsia="Times New Roman" w:hAnsi="Times New Roman" w:cs="Times New Roman"/>
          <w:sz w:val="20"/>
          <w:szCs w:val="20"/>
        </w:rPr>
        <w:t xml:space="preserve"> Fang, Sheng Liu, </w:t>
      </w:r>
      <w:proofErr w:type="spellStart"/>
      <w:r w:rsidRPr="00040C76">
        <w:rPr>
          <w:rFonts w:ascii="Times New Roman" w:eastAsia="Times New Roman" w:hAnsi="Times New Roman" w:cs="Times New Roman"/>
          <w:sz w:val="20"/>
          <w:szCs w:val="20"/>
        </w:rPr>
        <w:t>Shaoyi</w:t>
      </w:r>
      <w:proofErr w:type="spellEnd"/>
      <w:r w:rsidRPr="00040C76">
        <w:rPr>
          <w:rFonts w:ascii="Times New Roman" w:eastAsia="Times New Roman" w:hAnsi="Times New Roman" w:cs="Times New Roman"/>
          <w:sz w:val="20"/>
          <w:szCs w:val="20"/>
        </w:rPr>
        <w:t xml:space="preserve"> Yuan</w:t>
      </w:r>
      <w:r w:rsidRPr="00113DB7">
        <w:rPr>
          <w:rFonts w:ascii="Times New Roman" w:eastAsia="Times New Roman" w:hAnsi="Times New Roman" w:cs="Times New Roman"/>
          <w:i/>
          <w:iCs/>
          <w:sz w:val="20"/>
          <w:szCs w:val="20"/>
        </w:rPr>
        <w:t xml:space="preserve">, </w:t>
      </w:r>
      <w:r w:rsidRPr="00113DB7">
        <w:rPr>
          <w:rFonts w:ascii="Times New Roman" w:eastAsia="Times New Roman" w:hAnsi="Times New Roman" w:cs="Times New Roman"/>
          <w:sz w:val="20"/>
          <w:szCs w:val="20"/>
          <w:u w:val="single"/>
        </w:rPr>
        <w:t>Ryan Ahmed</w:t>
      </w:r>
      <w:r w:rsidRPr="00113DB7">
        <w:rPr>
          <w:rFonts w:ascii="Times New Roman" w:eastAsia="Times New Roman" w:hAnsi="Times New Roman" w:cs="Times New Roman"/>
          <w:sz w:val="20"/>
          <w:szCs w:val="20"/>
        </w:rPr>
        <w:t>, Saeid Habibi, Ali Emadi (2020). Reduced-Coupling Co-Estimation of SOC and SOH for Lithium-Ion Batteries Based on Convex Optimization, IEEE Transactions on Power Electronics, Vol. 35, pp. 1234-1245.</w:t>
      </w:r>
    </w:p>
    <w:p w14:paraId="434CA435" w14:textId="77777777" w:rsidR="00113DB7" w:rsidRPr="00113DB7" w:rsidRDefault="00113DB7" w:rsidP="00113DB7">
      <w:pPr>
        <w:widowControl w:val="0"/>
        <w:spacing w:after="0" w:line="240" w:lineRule="auto"/>
        <w:jc w:val="both"/>
        <w:rPr>
          <w:rFonts w:ascii="Times New Roman" w:eastAsia="Times New Roman" w:hAnsi="Times New Roman" w:cs="Times New Roman"/>
          <w:sz w:val="20"/>
          <w:szCs w:val="20"/>
        </w:rPr>
      </w:pPr>
    </w:p>
    <w:p w14:paraId="68DCCF9C" w14:textId="06758226" w:rsidR="00113DB7" w:rsidRDefault="009D0AD8" w:rsidP="00CB6867">
      <w:pPr>
        <w:widowControl w:val="0"/>
        <w:numPr>
          <w:ilvl w:val="0"/>
          <w:numId w:val="20"/>
        </w:numPr>
        <w:spacing w:after="0" w:line="240" w:lineRule="auto"/>
        <w:jc w:val="both"/>
        <w:rPr>
          <w:rFonts w:ascii="Times New Roman" w:eastAsia="Times New Roman" w:hAnsi="Times New Roman" w:cs="Times New Roman"/>
          <w:sz w:val="20"/>
          <w:szCs w:val="20"/>
        </w:rPr>
      </w:pPr>
      <w:r w:rsidRPr="00040C76">
        <w:rPr>
          <w:rFonts w:ascii="Times New Roman" w:eastAsia="Times New Roman" w:hAnsi="Times New Roman" w:cs="Times New Roman"/>
          <w:sz w:val="20"/>
          <w:szCs w:val="20"/>
        </w:rPr>
        <w:t>Hamed Hossein Afshari, Mina Attari</w:t>
      </w:r>
      <w:r w:rsidRPr="00113DB7">
        <w:rPr>
          <w:rFonts w:ascii="Times New Roman" w:eastAsia="Times New Roman" w:hAnsi="Times New Roman" w:cs="Times New Roman"/>
          <w:sz w:val="20"/>
          <w:szCs w:val="20"/>
        </w:rPr>
        <w:t xml:space="preserve">, </w:t>
      </w:r>
      <w:r w:rsidRPr="00113DB7">
        <w:rPr>
          <w:rFonts w:ascii="Times New Roman" w:eastAsia="Times New Roman" w:hAnsi="Times New Roman" w:cs="Times New Roman"/>
          <w:sz w:val="20"/>
          <w:szCs w:val="20"/>
          <w:u w:val="single"/>
        </w:rPr>
        <w:t>Ryan Ahmed</w:t>
      </w:r>
      <w:r w:rsidRPr="00113DB7">
        <w:rPr>
          <w:rFonts w:ascii="Times New Roman" w:eastAsia="Times New Roman" w:hAnsi="Times New Roman" w:cs="Times New Roman"/>
          <w:i/>
          <w:iCs/>
          <w:sz w:val="20"/>
          <w:szCs w:val="20"/>
        </w:rPr>
        <w:t xml:space="preserve">, </w:t>
      </w:r>
      <w:r w:rsidRPr="00040C76">
        <w:rPr>
          <w:rFonts w:ascii="Times New Roman" w:eastAsia="Times New Roman" w:hAnsi="Times New Roman" w:cs="Times New Roman"/>
          <w:sz w:val="20"/>
          <w:szCs w:val="20"/>
        </w:rPr>
        <w:t>Ali Delbari</w:t>
      </w:r>
      <w:r w:rsidRPr="00113DB7">
        <w:rPr>
          <w:rFonts w:ascii="Times New Roman" w:eastAsia="Times New Roman" w:hAnsi="Times New Roman" w:cs="Times New Roman"/>
          <w:i/>
          <w:iCs/>
          <w:sz w:val="20"/>
          <w:szCs w:val="20"/>
        </w:rPr>
        <w:t xml:space="preserve">, </w:t>
      </w:r>
      <w:r w:rsidRPr="00113DB7">
        <w:rPr>
          <w:rFonts w:ascii="Times New Roman" w:eastAsia="Times New Roman" w:hAnsi="Times New Roman" w:cs="Times New Roman"/>
          <w:sz w:val="20"/>
          <w:szCs w:val="20"/>
        </w:rPr>
        <w:t>Saeid Habibi, Tina Shoa (2018). Reliable State of Charge and State of Health Estimation Using the Smooth Variable Structure Filter, Control Engineering Practice, Vol. 77, pp. 1-14.</w:t>
      </w:r>
    </w:p>
    <w:p w14:paraId="12473205" w14:textId="77777777" w:rsidR="00113DB7" w:rsidRPr="00113DB7" w:rsidRDefault="00113DB7" w:rsidP="00113DB7">
      <w:pPr>
        <w:widowControl w:val="0"/>
        <w:spacing w:after="0" w:line="240" w:lineRule="auto"/>
        <w:jc w:val="both"/>
        <w:rPr>
          <w:rFonts w:ascii="Times New Roman" w:eastAsia="Times New Roman" w:hAnsi="Times New Roman" w:cs="Times New Roman"/>
          <w:sz w:val="20"/>
          <w:szCs w:val="20"/>
        </w:rPr>
      </w:pPr>
    </w:p>
    <w:p w14:paraId="00DB5CE6" w14:textId="2C10618B" w:rsidR="00113DB7" w:rsidRDefault="007606C5" w:rsidP="00CB6867">
      <w:pPr>
        <w:widowControl w:val="0"/>
        <w:numPr>
          <w:ilvl w:val="0"/>
          <w:numId w:val="20"/>
        </w:numPr>
        <w:spacing w:after="0" w:line="240" w:lineRule="auto"/>
        <w:jc w:val="both"/>
        <w:rPr>
          <w:rFonts w:ascii="Times New Roman" w:eastAsia="Times New Roman" w:hAnsi="Times New Roman" w:cs="Times New Roman"/>
          <w:sz w:val="20"/>
          <w:szCs w:val="20"/>
        </w:rPr>
      </w:pPr>
      <w:r w:rsidRPr="00040C76">
        <w:rPr>
          <w:rFonts w:ascii="Times New Roman" w:eastAsia="Times New Roman" w:hAnsi="Times New Roman" w:cs="Times New Roman"/>
          <w:sz w:val="20"/>
          <w:szCs w:val="20"/>
        </w:rPr>
        <w:t>Ephrem Chemali,</w:t>
      </w:r>
      <w:r w:rsidRPr="00113DB7">
        <w:rPr>
          <w:rFonts w:ascii="Times New Roman" w:eastAsia="Times New Roman" w:hAnsi="Times New Roman" w:cs="Times New Roman"/>
          <w:sz w:val="20"/>
          <w:szCs w:val="20"/>
        </w:rPr>
        <w:t xml:space="preserve"> Phillip J. Kollmeyer, Matthias Preindl, </w:t>
      </w:r>
      <w:r w:rsidRPr="00113DB7">
        <w:rPr>
          <w:rFonts w:ascii="Times New Roman" w:eastAsia="Times New Roman" w:hAnsi="Times New Roman" w:cs="Times New Roman"/>
          <w:sz w:val="20"/>
          <w:szCs w:val="20"/>
          <w:u w:val="single"/>
        </w:rPr>
        <w:t>Ryan Ahmed</w:t>
      </w:r>
      <w:r w:rsidRPr="00113DB7">
        <w:rPr>
          <w:rFonts w:ascii="Times New Roman" w:eastAsia="Times New Roman" w:hAnsi="Times New Roman" w:cs="Times New Roman"/>
          <w:sz w:val="20"/>
          <w:szCs w:val="20"/>
        </w:rPr>
        <w:t>, Ali Emadi (2018). Long Short-Term Memory Networks for Accurate State of Charge Estimation of Li-Ion Batteries, IEEE Transactions on Industrial Electronics, Vol. 65, No. 8, pp. 6730-6739.</w:t>
      </w:r>
    </w:p>
    <w:p w14:paraId="0B1001C2" w14:textId="77777777" w:rsidR="00113DB7" w:rsidRPr="00040C76" w:rsidRDefault="00113DB7" w:rsidP="00113DB7">
      <w:pPr>
        <w:widowControl w:val="0"/>
        <w:spacing w:after="0" w:line="240" w:lineRule="auto"/>
        <w:jc w:val="both"/>
        <w:rPr>
          <w:rFonts w:ascii="Times New Roman" w:eastAsia="Times New Roman" w:hAnsi="Times New Roman" w:cs="Times New Roman"/>
          <w:b/>
          <w:bCs/>
          <w:sz w:val="20"/>
          <w:szCs w:val="20"/>
        </w:rPr>
      </w:pPr>
    </w:p>
    <w:p w14:paraId="27907593" w14:textId="6859A40F" w:rsidR="00113DB7" w:rsidRDefault="00393628" w:rsidP="00CB6867">
      <w:pPr>
        <w:widowControl w:val="0"/>
        <w:numPr>
          <w:ilvl w:val="0"/>
          <w:numId w:val="20"/>
        </w:numPr>
        <w:spacing w:after="0" w:line="240" w:lineRule="auto"/>
        <w:jc w:val="both"/>
        <w:rPr>
          <w:rFonts w:ascii="Times New Roman" w:eastAsia="Times New Roman" w:hAnsi="Times New Roman" w:cs="Times New Roman"/>
          <w:sz w:val="20"/>
          <w:szCs w:val="20"/>
        </w:rPr>
      </w:pPr>
      <w:r w:rsidRPr="00040C76">
        <w:rPr>
          <w:rFonts w:ascii="Times New Roman" w:eastAsia="Times New Roman" w:hAnsi="Times New Roman" w:cs="Times New Roman"/>
          <w:sz w:val="20"/>
          <w:szCs w:val="20"/>
        </w:rPr>
        <w:t>Xiaowei Zhang, Min Xu,</w:t>
      </w:r>
      <w:r w:rsidRPr="00113DB7">
        <w:rPr>
          <w:rFonts w:ascii="Times New Roman" w:eastAsia="Times New Roman" w:hAnsi="Times New Roman" w:cs="Times New Roman"/>
          <w:sz w:val="20"/>
          <w:szCs w:val="20"/>
        </w:rPr>
        <w:t xml:space="preserve"> Saeid Habibi, </w:t>
      </w:r>
      <w:proofErr w:type="spellStart"/>
      <w:r w:rsidRPr="00113DB7">
        <w:rPr>
          <w:rFonts w:ascii="Times New Roman" w:eastAsia="Times New Roman" w:hAnsi="Times New Roman" w:cs="Times New Roman"/>
          <w:sz w:val="20"/>
          <w:szCs w:val="20"/>
        </w:rPr>
        <w:t>Fengjun</w:t>
      </w:r>
      <w:proofErr w:type="spellEnd"/>
      <w:r w:rsidRPr="00113DB7">
        <w:rPr>
          <w:rFonts w:ascii="Times New Roman" w:eastAsia="Times New Roman" w:hAnsi="Times New Roman" w:cs="Times New Roman"/>
          <w:sz w:val="20"/>
          <w:szCs w:val="20"/>
        </w:rPr>
        <w:t xml:space="preserve"> Yan, </w:t>
      </w:r>
      <w:r w:rsidRPr="00113DB7">
        <w:rPr>
          <w:rFonts w:ascii="Times New Roman" w:eastAsia="Times New Roman" w:hAnsi="Times New Roman" w:cs="Times New Roman"/>
          <w:sz w:val="20"/>
          <w:szCs w:val="20"/>
          <w:u w:val="single"/>
        </w:rPr>
        <w:t>Ryan Ahmed</w:t>
      </w:r>
      <w:r w:rsidRPr="00113DB7">
        <w:rPr>
          <w:rFonts w:ascii="Times New Roman" w:eastAsia="Times New Roman" w:hAnsi="Times New Roman" w:cs="Times New Roman"/>
          <w:sz w:val="20"/>
          <w:szCs w:val="20"/>
        </w:rPr>
        <w:t xml:space="preserve"> (2016). Offline Parameter Identification and State of Charge Estimation for Healthy and Aged Electric Vehicle Batteries Based on the Combined Model, International Journal of Energy and Power Engineering, Vol. 10, No. 4, pp. 350-357.</w:t>
      </w:r>
    </w:p>
    <w:p w14:paraId="7E813B92" w14:textId="77777777" w:rsidR="00113DB7" w:rsidRPr="00113DB7" w:rsidRDefault="00113DB7" w:rsidP="00113DB7">
      <w:pPr>
        <w:widowControl w:val="0"/>
        <w:spacing w:after="0" w:line="240" w:lineRule="auto"/>
        <w:jc w:val="both"/>
        <w:rPr>
          <w:rFonts w:ascii="Times New Roman" w:eastAsia="Times New Roman" w:hAnsi="Times New Roman" w:cs="Times New Roman"/>
          <w:sz w:val="20"/>
          <w:szCs w:val="20"/>
        </w:rPr>
      </w:pPr>
    </w:p>
    <w:p w14:paraId="05C8460B" w14:textId="25F6FC52" w:rsidR="00390022" w:rsidRPr="00620F41" w:rsidRDefault="00390022" w:rsidP="00EC283A">
      <w:pPr>
        <w:widowControl w:val="0"/>
        <w:spacing w:after="0" w:line="240" w:lineRule="auto"/>
        <w:rPr>
          <w:rFonts w:ascii="Times New Roman" w:eastAsia="Times New Roman" w:hAnsi="Times New Roman" w:cs="Times New Roman"/>
          <w:sz w:val="20"/>
          <w:szCs w:val="20"/>
        </w:rPr>
      </w:pPr>
    </w:p>
    <w:p w14:paraId="2E059AD3" w14:textId="3FFCD1C8" w:rsidR="00390022" w:rsidRDefault="003828FD">
      <w:pPr>
        <w:widowControl w:val="0"/>
        <w:spacing w:after="0" w:line="240" w:lineRule="auto"/>
        <w:rPr>
          <w:rFonts w:ascii="Arial" w:eastAsia="Arial" w:hAnsi="Arial" w:cs="Arial"/>
          <w:sz w:val="20"/>
          <w:szCs w:val="20"/>
          <w:u w:val="single"/>
        </w:rPr>
      </w:pPr>
      <w:r>
        <w:rPr>
          <w:rFonts w:ascii="Arial" w:eastAsia="Arial" w:hAnsi="Arial" w:cs="Arial"/>
          <w:sz w:val="20"/>
          <w:szCs w:val="20"/>
          <w:u w:val="single"/>
        </w:rPr>
        <w:t>Conference Papers</w:t>
      </w:r>
    </w:p>
    <w:p w14:paraId="09E2D2E9" w14:textId="77777777" w:rsidR="00CC4301" w:rsidRDefault="00CC4301">
      <w:pPr>
        <w:widowControl w:val="0"/>
        <w:spacing w:after="0" w:line="240" w:lineRule="auto"/>
        <w:rPr>
          <w:rFonts w:ascii="Arial" w:eastAsia="Arial" w:hAnsi="Arial" w:cs="Arial"/>
          <w:sz w:val="20"/>
          <w:szCs w:val="20"/>
          <w:u w:val="single"/>
        </w:rPr>
      </w:pPr>
    </w:p>
    <w:p w14:paraId="4B00329B" w14:textId="64CBB91B" w:rsidR="00CC4301" w:rsidRPr="00CC4301" w:rsidRDefault="00CC4301">
      <w:pPr>
        <w:widowControl w:val="0"/>
        <w:spacing w:after="0" w:line="240" w:lineRule="auto"/>
        <w:rPr>
          <w:rFonts w:ascii="Arial" w:eastAsia="Arial" w:hAnsi="Arial" w:cs="Arial"/>
          <w:sz w:val="20"/>
          <w:szCs w:val="20"/>
          <w:u w:val="single"/>
          <w:lang w:val="fr-FR"/>
        </w:rPr>
      </w:pPr>
      <w:r w:rsidRPr="00B67137">
        <w:rPr>
          <w:rFonts w:ascii="Arial" w:eastAsia="Arial" w:hAnsi="Arial" w:cs="Arial"/>
          <w:sz w:val="20"/>
          <w:szCs w:val="20"/>
          <w:u w:val="single"/>
          <w:lang w:val="fr-FR"/>
        </w:rPr>
        <w:t xml:space="preserve">Independent </w:t>
      </w:r>
      <w:proofErr w:type="spellStart"/>
      <w:r>
        <w:rPr>
          <w:rFonts w:ascii="Arial" w:eastAsia="Arial" w:hAnsi="Arial" w:cs="Arial"/>
          <w:sz w:val="20"/>
          <w:szCs w:val="20"/>
          <w:u w:val="single"/>
          <w:lang w:val="fr-FR"/>
        </w:rPr>
        <w:t>Conference</w:t>
      </w:r>
      <w:proofErr w:type="spellEnd"/>
      <w:r>
        <w:rPr>
          <w:rFonts w:ascii="Arial" w:eastAsia="Arial" w:hAnsi="Arial" w:cs="Arial"/>
          <w:sz w:val="20"/>
          <w:szCs w:val="20"/>
          <w:u w:val="single"/>
          <w:lang w:val="fr-FR"/>
        </w:rPr>
        <w:t xml:space="preserve"> Papers</w:t>
      </w:r>
    </w:p>
    <w:p w14:paraId="75A2602A" w14:textId="77777777" w:rsidR="003828FD" w:rsidRPr="00620F41" w:rsidRDefault="003828FD" w:rsidP="00064050">
      <w:pPr>
        <w:widowControl w:val="0"/>
        <w:spacing w:after="0" w:line="240" w:lineRule="auto"/>
        <w:jc w:val="both"/>
        <w:rPr>
          <w:rFonts w:ascii="Times New Roman" w:eastAsia="Times New Roman" w:hAnsi="Times New Roman" w:cs="Times New Roman"/>
          <w:sz w:val="20"/>
          <w:szCs w:val="20"/>
        </w:rPr>
      </w:pPr>
    </w:p>
    <w:p w14:paraId="3AA42BC0" w14:textId="790B4956" w:rsidR="00CC4301" w:rsidRPr="006D5EBA" w:rsidRDefault="00CC4301" w:rsidP="00CC4301">
      <w:pPr>
        <w:widowControl w:val="0"/>
        <w:numPr>
          <w:ilvl w:val="0"/>
          <w:numId w:val="13"/>
        </w:numPr>
        <w:spacing w:after="0" w:line="240" w:lineRule="auto"/>
        <w:jc w:val="both"/>
        <w:rPr>
          <w:rFonts w:ascii="Times New Roman" w:eastAsia="Times New Roman" w:hAnsi="Times New Roman" w:cs="Times New Roman"/>
          <w:sz w:val="20"/>
          <w:szCs w:val="20"/>
          <w:lang w:val="en-CA"/>
        </w:rPr>
      </w:pPr>
      <w:r w:rsidRPr="006D5EBA">
        <w:rPr>
          <w:rFonts w:ascii="Times New Roman" w:eastAsia="Times New Roman" w:hAnsi="Times New Roman" w:cs="Times New Roman"/>
          <w:b/>
          <w:bCs/>
          <w:sz w:val="20"/>
          <w:szCs w:val="20"/>
        </w:rPr>
        <w:t>Mohanad Ismail</w:t>
      </w:r>
      <w:r w:rsidRPr="006D5EBA">
        <w:rPr>
          <w:rFonts w:ascii="Times New Roman" w:eastAsia="Times New Roman" w:hAnsi="Times New Roman" w:cs="Times New Roman"/>
          <w:sz w:val="20"/>
          <w:szCs w:val="20"/>
        </w:rPr>
        <w:t xml:space="preserve">, </w:t>
      </w:r>
      <w:r w:rsidRPr="006D5EBA">
        <w:rPr>
          <w:rFonts w:ascii="Times New Roman" w:eastAsia="Times New Roman" w:hAnsi="Times New Roman" w:cs="Times New Roman"/>
          <w:sz w:val="20"/>
          <w:szCs w:val="20"/>
          <w:u w:val="single"/>
        </w:rPr>
        <w:t>Ryan Ahmed</w:t>
      </w:r>
      <w:r w:rsidRPr="006D5EBA">
        <w:rPr>
          <w:rFonts w:ascii="Times New Roman" w:eastAsia="Times New Roman" w:hAnsi="Times New Roman" w:cs="Times New Roman"/>
          <w:sz w:val="20"/>
          <w:szCs w:val="20"/>
        </w:rPr>
        <w:t xml:space="preserve"> (2025). Self-Supervised Learning and Federated Learning for First-Life Batteries, IEEE Transportation Electrification Conference (ITEC). </w:t>
      </w:r>
    </w:p>
    <w:p w14:paraId="1DE0B766" w14:textId="77777777" w:rsidR="004E151A" w:rsidRPr="006D5EBA" w:rsidRDefault="004E151A" w:rsidP="004E151A">
      <w:pPr>
        <w:widowControl w:val="0"/>
        <w:spacing w:after="0" w:line="240" w:lineRule="auto"/>
        <w:ind w:left="720"/>
        <w:jc w:val="both"/>
        <w:rPr>
          <w:rFonts w:ascii="Times New Roman" w:eastAsia="Times New Roman" w:hAnsi="Times New Roman" w:cs="Times New Roman"/>
          <w:sz w:val="20"/>
          <w:szCs w:val="20"/>
          <w:lang w:val="en-CA"/>
        </w:rPr>
      </w:pPr>
    </w:p>
    <w:p w14:paraId="52016219" w14:textId="5F934F2A" w:rsidR="00707D20" w:rsidRPr="006D5EBA" w:rsidRDefault="004E151A" w:rsidP="00707D20">
      <w:pPr>
        <w:widowControl w:val="0"/>
        <w:numPr>
          <w:ilvl w:val="0"/>
          <w:numId w:val="13"/>
        </w:numPr>
        <w:spacing w:after="0" w:line="240" w:lineRule="auto"/>
        <w:jc w:val="both"/>
        <w:rPr>
          <w:rFonts w:ascii="Times New Roman" w:eastAsia="Times New Roman" w:hAnsi="Times New Roman" w:cs="Times New Roman"/>
          <w:sz w:val="20"/>
          <w:szCs w:val="20"/>
          <w:lang w:val="en-CA"/>
        </w:rPr>
      </w:pPr>
      <w:r w:rsidRPr="006D5EBA">
        <w:rPr>
          <w:rFonts w:ascii="Times New Roman" w:eastAsia="Times New Roman" w:hAnsi="Times New Roman" w:cs="Times New Roman"/>
          <w:b/>
          <w:bCs/>
          <w:sz w:val="20"/>
          <w:szCs w:val="20"/>
        </w:rPr>
        <w:t>Ahmed Abdulmaksoud</w:t>
      </w:r>
      <w:r w:rsidRPr="006D5EBA">
        <w:rPr>
          <w:rFonts w:ascii="Times New Roman" w:eastAsia="Times New Roman" w:hAnsi="Times New Roman" w:cs="Times New Roman"/>
          <w:sz w:val="20"/>
          <w:szCs w:val="20"/>
        </w:rPr>
        <w:t xml:space="preserve"> and </w:t>
      </w:r>
      <w:r w:rsidRPr="006D5EBA">
        <w:rPr>
          <w:rFonts w:ascii="Times New Roman" w:eastAsia="Times New Roman" w:hAnsi="Times New Roman" w:cs="Times New Roman"/>
          <w:sz w:val="20"/>
          <w:szCs w:val="20"/>
          <w:u w:val="single"/>
        </w:rPr>
        <w:t>Ryan Ahmed</w:t>
      </w:r>
      <w:r w:rsidRPr="006D5EBA">
        <w:rPr>
          <w:rFonts w:ascii="Times New Roman" w:eastAsia="Times New Roman" w:hAnsi="Times New Roman" w:cs="Times New Roman"/>
          <w:sz w:val="20"/>
          <w:szCs w:val="20"/>
        </w:rPr>
        <w:t xml:space="preserve"> (2025).</w:t>
      </w:r>
      <w:r w:rsidRPr="006D5EBA">
        <w:rPr>
          <w:rFonts w:ascii="Times New Roman" w:eastAsia="Times New Roman" w:hAnsi="Times New Roman" w:cs="Times New Roman"/>
          <w:b/>
          <w:bCs/>
          <w:sz w:val="20"/>
          <w:szCs w:val="20"/>
        </w:rPr>
        <w:t xml:space="preserve"> </w:t>
      </w:r>
      <w:r w:rsidRPr="006D5EBA">
        <w:rPr>
          <w:rFonts w:ascii="Times New Roman" w:eastAsia="Times New Roman" w:hAnsi="Times New Roman" w:cs="Times New Roman"/>
          <w:sz w:val="20"/>
          <w:szCs w:val="20"/>
          <w:lang w:val="en-CA"/>
        </w:rPr>
        <w:t xml:space="preserve">Lightweight Feature-based Attention Network for Li-Ion Battery State of Charge Estimation, </w:t>
      </w:r>
      <w:r w:rsidRPr="006D5EBA">
        <w:rPr>
          <w:rFonts w:ascii="Times New Roman" w:eastAsia="Times New Roman" w:hAnsi="Times New Roman" w:cs="Times New Roman"/>
          <w:sz w:val="20"/>
          <w:szCs w:val="20"/>
        </w:rPr>
        <w:t xml:space="preserve">IEEE Transportation Electrification Conference (ITEC). </w:t>
      </w:r>
    </w:p>
    <w:p w14:paraId="0864A764" w14:textId="77777777" w:rsidR="00707D20" w:rsidRPr="006D5EBA" w:rsidRDefault="00707D20" w:rsidP="00707D20">
      <w:pPr>
        <w:widowControl w:val="0"/>
        <w:spacing w:after="0" w:line="240" w:lineRule="auto"/>
        <w:jc w:val="both"/>
        <w:rPr>
          <w:rFonts w:ascii="Times New Roman" w:eastAsia="Times New Roman" w:hAnsi="Times New Roman" w:cs="Times New Roman"/>
          <w:sz w:val="20"/>
          <w:szCs w:val="20"/>
          <w:lang w:val="en-CA"/>
        </w:rPr>
      </w:pPr>
    </w:p>
    <w:p w14:paraId="1A1D431C" w14:textId="06222140" w:rsidR="00707D20" w:rsidRPr="006D5EBA" w:rsidRDefault="00707D20" w:rsidP="00707D20">
      <w:pPr>
        <w:widowControl w:val="0"/>
        <w:numPr>
          <w:ilvl w:val="0"/>
          <w:numId w:val="13"/>
        </w:numPr>
        <w:spacing w:after="0" w:line="240" w:lineRule="auto"/>
        <w:jc w:val="both"/>
        <w:rPr>
          <w:rFonts w:ascii="Times New Roman" w:eastAsia="Times New Roman" w:hAnsi="Times New Roman" w:cs="Times New Roman"/>
          <w:sz w:val="20"/>
          <w:szCs w:val="20"/>
          <w:lang w:val="en-CA"/>
        </w:rPr>
      </w:pPr>
      <w:r w:rsidRPr="006D5EBA">
        <w:rPr>
          <w:rFonts w:ascii="Times New Roman" w:eastAsia="Times New Roman" w:hAnsi="Times New Roman" w:cs="Times New Roman"/>
          <w:sz w:val="20"/>
          <w:szCs w:val="20"/>
          <w:lang w:val="en-CA"/>
        </w:rPr>
        <w:t xml:space="preserve">Biswanath </w:t>
      </w:r>
      <w:proofErr w:type="spellStart"/>
      <w:r w:rsidRPr="006D5EBA">
        <w:rPr>
          <w:rFonts w:ascii="Times New Roman" w:eastAsia="Times New Roman" w:hAnsi="Times New Roman" w:cs="Times New Roman"/>
          <w:sz w:val="20"/>
          <w:szCs w:val="20"/>
          <w:lang w:val="en-CA"/>
        </w:rPr>
        <w:t>Dehury</w:t>
      </w:r>
      <w:proofErr w:type="spellEnd"/>
      <w:r w:rsidRPr="006D5EBA">
        <w:rPr>
          <w:rFonts w:ascii="Times New Roman" w:eastAsia="Times New Roman" w:hAnsi="Times New Roman" w:cs="Times New Roman"/>
          <w:sz w:val="20"/>
          <w:szCs w:val="20"/>
          <w:lang w:val="en-CA"/>
        </w:rPr>
        <w:t xml:space="preserve">, Bridget Marfo, Jarin </w:t>
      </w:r>
      <w:proofErr w:type="spellStart"/>
      <w:r w:rsidRPr="006D5EBA">
        <w:rPr>
          <w:rFonts w:ascii="Times New Roman" w:eastAsia="Times New Roman" w:hAnsi="Times New Roman" w:cs="Times New Roman"/>
          <w:sz w:val="20"/>
          <w:szCs w:val="20"/>
          <w:lang w:val="en-CA"/>
        </w:rPr>
        <w:t>Tasnin</w:t>
      </w:r>
      <w:proofErr w:type="spellEnd"/>
      <w:r w:rsidRPr="006D5EBA">
        <w:rPr>
          <w:rFonts w:ascii="Times New Roman" w:eastAsia="Times New Roman" w:hAnsi="Times New Roman" w:cs="Times New Roman"/>
          <w:sz w:val="20"/>
          <w:szCs w:val="20"/>
          <w:lang w:val="en-CA"/>
        </w:rPr>
        <w:t xml:space="preserve"> Mou, </w:t>
      </w:r>
      <w:r w:rsidRPr="006D5EBA">
        <w:rPr>
          <w:rFonts w:ascii="Times New Roman" w:eastAsia="Times New Roman" w:hAnsi="Times New Roman" w:cs="Times New Roman"/>
          <w:sz w:val="20"/>
          <w:szCs w:val="20"/>
          <w:u w:val="single"/>
        </w:rPr>
        <w:t>Ryan Ahmed</w:t>
      </w:r>
      <w:r w:rsidRPr="006D5EBA">
        <w:rPr>
          <w:rFonts w:ascii="Times New Roman" w:eastAsia="Times New Roman" w:hAnsi="Times New Roman" w:cs="Times New Roman"/>
          <w:sz w:val="20"/>
          <w:szCs w:val="20"/>
        </w:rPr>
        <w:t xml:space="preserve">, Philip Kollmeyer (2025). </w:t>
      </w:r>
      <w:proofErr w:type="spellStart"/>
      <w:r w:rsidRPr="006D5EBA">
        <w:rPr>
          <w:rFonts w:ascii="Times New Roman" w:eastAsia="Times New Roman" w:hAnsi="Times New Roman" w:cs="Times New Roman"/>
          <w:sz w:val="20"/>
          <w:szCs w:val="20"/>
        </w:rPr>
        <w:t>iTransformer</w:t>
      </w:r>
      <w:proofErr w:type="spellEnd"/>
      <w:r w:rsidRPr="006D5EBA">
        <w:rPr>
          <w:rFonts w:ascii="Times New Roman" w:eastAsia="Times New Roman" w:hAnsi="Times New Roman" w:cs="Times New Roman"/>
          <w:sz w:val="20"/>
          <w:szCs w:val="20"/>
        </w:rPr>
        <w:t xml:space="preserve">-Based Voltage Estimation in Lithium-Ion Batteries, IEEE Transportation Electrification Conference (ITEC). </w:t>
      </w:r>
    </w:p>
    <w:p w14:paraId="658D01FE" w14:textId="77777777" w:rsidR="00932038" w:rsidRPr="00932038" w:rsidRDefault="00932038" w:rsidP="00932038">
      <w:pPr>
        <w:widowControl w:val="0"/>
        <w:spacing w:after="0" w:line="240" w:lineRule="auto"/>
        <w:jc w:val="both"/>
        <w:rPr>
          <w:rFonts w:ascii="Times New Roman" w:eastAsia="Times New Roman" w:hAnsi="Times New Roman" w:cs="Times New Roman"/>
          <w:sz w:val="20"/>
          <w:szCs w:val="20"/>
          <w:lang w:val="en-CA"/>
        </w:rPr>
      </w:pPr>
    </w:p>
    <w:p w14:paraId="5C74086C" w14:textId="7184DBAC" w:rsidR="00932038" w:rsidRPr="00932038" w:rsidRDefault="00932038" w:rsidP="00932038">
      <w:pPr>
        <w:widowControl w:val="0"/>
        <w:numPr>
          <w:ilvl w:val="0"/>
          <w:numId w:val="13"/>
        </w:numPr>
        <w:spacing w:after="0" w:line="240" w:lineRule="auto"/>
        <w:jc w:val="both"/>
        <w:rPr>
          <w:rFonts w:ascii="Times New Roman" w:eastAsia="Times New Roman" w:hAnsi="Times New Roman" w:cs="Times New Roman"/>
          <w:sz w:val="20"/>
          <w:szCs w:val="20"/>
          <w:lang w:val="en-CA"/>
        </w:rPr>
      </w:pPr>
      <w:r w:rsidRPr="00932038">
        <w:rPr>
          <w:rFonts w:ascii="Times New Roman" w:eastAsia="Times New Roman" w:hAnsi="Times New Roman" w:cs="Times New Roman"/>
          <w:b/>
          <w:bCs/>
          <w:sz w:val="20"/>
          <w:szCs w:val="20"/>
          <w:lang w:val="en-CA"/>
        </w:rPr>
        <w:t>Lewis Gross</w:t>
      </w:r>
      <w:r w:rsidRPr="00932038">
        <w:rPr>
          <w:rFonts w:ascii="Times New Roman" w:eastAsia="Times New Roman" w:hAnsi="Times New Roman" w:cs="Times New Roman"/>
          <w:sz w:val="20"/>
          <w:szCs w:val="20"/>
          <w:lang w:val="en-CA"/>
        </w:rPr>
        <w:t>, D</w:t>
      </w:r>
      <w:r>
        <w:rPr>
          <w:rFonts w:ascii="Times New Roman" w:eastAsia="Times New Roman" w:hAnsi="Times New Roman" w:cs="Times New Roman"/>
          <w:sz w:val="20"/>
          <w:szCs w:val="20"/>
          <w:lang w:val="en-CA"/>
        </w:rPr>
        <w:t>aniel</w:t>
      </w:r>
      <w:r w:rsidRPr="00932038">
        <w:rPr>
          <w:rFonts w:ascii="Times New Roman" w:eastAsia="Times New Roman" w:hAnsi="Times New Roman" w:cs="Times New Roman"/>
          <w:sz w:val="20"/>
          <w:szCs w:val="20"/>
          <w:lang w:val="en-CA"/>
        </w:rPr>
        <w:t xml:space="preserve"> Edward, L</w:t>
      </w:r>
      <w:r>
        <w:rPr>
          <w:rFonts w:ascii="Times New Roman" w:eastAsia="Times New Roman" w:hAnsi="Times New Roman" w:cs="Times New Roman"/>
          <w:sz w:val="20"/>
          <w:szCs w:val="20"/>
          <w:lang w:val="en-CA"/>
        </w:rPr>
        <w:t>ogan</w:t>
      </w:r>
      <w:r w:rsidRPr="00932038">
        <w:rPr>
          <w:rFonts w:ascii="Times New Roman" w:eastAsia="Times New Roman" w:hAnsi="Times New Roman" w:cs="Times New Roman"/>
          <w:sz w:val="20"/>
          <w:szCs w:val="20"/>
          <w:lang w:val="en-CA"/>
        </w:rPr>
        <w:t xml:space="preserve"> Hupp, </w:t>
      </w:r>
      <w:r w:rsidRPr="00932038">
        <w:rPr>
          <w:rFonts w:ascii="Times New Roman" w:eastAsia="Times New Roman" w:hAnsi="Times New Roman" w:cs="Times New Roman"/>
          <w:sz w:val="20"/>
          <w:szCs w:val="20"/>
          <w:u w:val="single"/>
          <w:lang w:val="en-CA"/>
        </w:rPr>
        <w:t>Ryan Ahmed</w:t>
      </w:r>
      <w:r w:rsidRPr="00932038">
        <w:rPr>
          <w:rFonts w:ascii="Times New Roman" w:eastAsia="Times New Roman" w:hAnsi="Times New Roman" w:cs="Times New Roman"/>
          <w:sz w:val="20"/>
          <w:szCs w:val="20"/>
          <w:lang w:val="en-CA"/>
        </w:rPr>
        <w:t>, M</w:t>
      </w:r>
      <w:r>
        <w:rPr>
          <w:rFonts w:ascii="Times New Roman" w:eastAsia="Times New Roman" w:hAnsi="Times New Roman" w:cs="Times New Roman"/>
          <w:sz w:val="20"/>
          <w:szCs w:val="20"/>
          <w:lang w:val="en-CA"/>
        </w:rPr>
        <w:t>oein</w:t>
      </w:r>
      <w:r w:rsidRPr="00932038">
        <w:rPr>
          <w:rFonts w:ascii="Times New Roman" w:eastAsia="Times New Roman" w:hAnsi="Times New Roman" w:cs="Times New Roman"/>
          <w:sz w:val="20"/>
          <w:szCs w:val="20"/>
          <w:lang w:val="en-CA"/>
        </w:rPr>
        <w:t xml:space="preserve"> Mehrtash</w:t>
      </w:r>
      <w:r>
        <w:rPr>
          <w:rFonts w:ascii="Times New Roman" w:eastAsia="Times New Roman" w:hAnsi="Times New Roman" w:cs="Times New Roman"/>
          <w:sz w:val="20"/>
          <w:szCs w:val="20"/>
          <w:lang w:val="en-CA"/>
        </w:rPr>
        <w:t xml:space="preserve"> (2024), </w:t>
      </w:r>
      <w:r w:rsidRPr="00932038">
        <w:rPr>
          <w:rFonts w:ascii="Times New Roman" w:eastAsia="Times New Roman" w:hAnsi="Times New Roman" w:cs="Times New Roman"/>
          <w:sz w:val="20"/>
          <w:szCs w:val="20"/>
          <w:lang w:val="en-CA"/>
        </w:rPr>
        <w:t>Development of a Suspension Energy Harvester Utilizing a Mechanical Resonator</w:t>
      </w:r>
      <w:r>
        <w:rPr>
          <w:rFonts w:ascii="Times New Roman" w:eastAsia="Times New Roman" w:hAnsi="Times New Roman" w:cs="Times New Roman"/>
          <w:sz w:val="20"/>
          <w:szCs w:val="20"/>
          <w:lang w:val="en-CA"/>
        </w:rPr>
        <w:t xml:space="preserve">, </w:t>
      </w:r>
      <w:r w:rsidRPr="00932038">
        <w:rPr>
          <w:rFonts w:ascii="Times New Roman" w:eastAsia="Times New Roman" w:hAnsi="Times New Roman" w:cs="Times New Roman"/>
          <w:sz w:val="20"/>
          <w:szCs w:val="20"/>
          <w:lang w:val="en-CA"/>
        </w:rPr>
        <w:t xml:space="preserve">International Congress of Automotive and Transport Engineering, </w:t>
      </w:r>
      <w:r>
        <w:rPr>
          <w:rFonts w:ascii="Times New Roman" w:eastAsia="Times New Roman" w:hAnsi="Times New Roman" w:cs="Times New Roman"/>
          <w:sz w:val="20"/>
          <w:szCs w:val="20"/>
          <w:lang w:val="en-CA"/>
        </w:rPr>
        <w:t xml:space="preserve">pp. </w:t>
      </w:r>
      <w:r w:rsidRPr="00932038">
        <w:rPr>
          <w:rFonts w:ascii="Times New Roman" w:eastAsia="Times New Roman" w:hAnsi="Times New Roman" w:cs="Times New Roman"/>
          <w:sz w:val="20"/>
          <w:szCs w:val="20"/>
          <w:lang w:val="en-CA"/>
        </w:rPr>
        <w:t>396-403</w:t>
      </w:r>
      <w:r>
        <w:rPr>
          <w:rFonts w:ascii="Times New Roman" w:eastAsia="Times New Roman" w:hAnsi="Times New Roman" w:cs="Times New Roman"/>
          <w:sz w:val="20"/>
          <w:szCs w:val="20"/>
          <w:lang w:val="en-CA"/>
        </w:rPr>
        <w:t>.</w:t>
      </w:r>
    </w:p>
    <w:p w14:paraId="03DFC563" w14:textId="77777777" w:rsidR="00CC4301" w:rsidRPr="00932038" w:rsidRDefault="00CC4301" w:rsidP="00CC4301">
      <w:pPr>
        <w:widowControl w:val="0"/>
        <w:spacing w:after="0" w:line="240" w:lineRule="auto"/>
        <w:ind w:left="720"/>
        <w:jc w:val="both"/>
        <w:rPr>
          <w:rFonts w:ascii="Times New Roman" w:eastAsia="Times New Roman" w:hAnsi="Times New Roman" w:cs="Times New Roman"/>
          <w:sz w:val="20"/>
          <w:szCs w:val="20"/>
          <w:lang w:val="en-CA"/>
        </w:rPr>
      </w:pPr>
    </w:p>
    <w:p w14:paraId="6637E52E" w14:textId="3111686C" w:rsidR="00DF3DD0" w:rsidRDefault="003D3F9B"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3D3F9B">
        <w:rPr>
          <w:rFonts w:ascii="Times New Roman" w:eastAsia="Times New Roman" w:hAnsi="Times New Roman" w:cs="Times New Roman"/>
          <w:b/>
          <w:bCs/>
          <w:sz w:val="20"/>
          <w:szCs w:val="20"/>
        </w:rPr>
        <w:t>Ahmed Abdulmaksoud, Mohanad Ismail, John Guirguis</w:t>
      </w:r>
      <w:r w:rsidRPr="003D3F9B">
        <w:rPr>
          <w:rFonts w:ascii="Times New Roman" w:eastAsia="Times New Roman" w:hAnsi="Times New Roman" w:cs="Times New Roman"/>
          <w:sz w:val="20"/>
          <w:szCs w:val="20"/>
        </w:rPr>
        <w:t xml:space="preserve">, </w:t>
      </w:r>
      <w:r w:rsidRPr="00DF3DD0">
        <w:rPr>
          <w:rFonts w:ascii="Times New Roman" w:eastAsia="Times New Roman" w:hAnsi="Times New Roman" w:cs="Times New Roman"/>
          <w:sz w:val="20"/>
          <w:szCs w:val="20"/>
          <w:u w:val="single"/>
        </w:rPr>
        <w:t>Ryan Ahmed</w:t>
      </w:r>
      <w:r w:rsidRPr="003D3F9B">
        <w:rPr>
          <w:rFonts w:ascii="Times New Roman" w:eastAsia="Times New Roman" w:hAnsi="Times New Roman" w:cs="Times New Roman"/>
          <w:sz w:val="20"/>
          <w:szCs w:val="20"/>
        </w:rPr>
        <w:t xml:space="preserve"> (2024). A New Attention-based Method </w:t>
      </w:r>
      <w:r w:rsidR="001B5D66" w:rsidRPr="003D3F9B">
        <w:rPr>
          <w:rFonts w:ascii="Times New Roman" w:eastAsia="Times New Roman" w:hAnsi="Times New Roman" w:cs="Times New Roman"/>
          <w:sz w:val="20"/>
          <w:szCs w:val="20"/>
        </w:rPr>
        <w:t>for</w:t>
      </w:r>
      <w:r w:rsidRPr="003D3F9B">
        <w:rPr>
          <w:rFonts w:ascii="Times New Roman" w:eastAsia="Times New Roman" w:hAnsi="Times New Roman" w:cs="Times New Roman"/>
          <w:sz w:val="20"/>
          <w:szCs w:val="20"/>
        </w:rPr>
        <w:t xml:space="preserve"> Estimating Li-ion Battery State-of-Charge, </w:t>
      </w:r>
      <w:r w:rsidRPr="00DF3DD0">
        <w:rPr>
          <w:rFonts w:ascii="Times New Roman" w:eastAsia="Times New Roman" w:hAnsi="Times New Roman" w:cs="Times New Roman"/>
          <w:sz w:val="20"/>
          <w:szCs w:val="20"/>
        </w:rPr>
        <w:t>IEEE Transportation Electrification Conference and Expo (ITEC)</w:t>
      </w:r>
      <w:r w:rsidRPr="00B67866">
        <w:rPr>
          <w:rFonts w:ascii="Times New Roman" w:eastAsia="Times New Roman" w:hAnsi="Times New Roman" w:cs="Times New Roman"/>
          <w:sz w:val="20"/>
          <w:szCs w:val="20"/>
        </w:rPr>
        <w:t>, pp</w:t>
      </w:r>
      <w:r w:rsidRPr="003D3F9B">
        <w:rPr>
          <w:rFonts w:ascii="Times New Roman" w:eastAsia="Times New Roman" w:hAnsi="Times New Roman" w:cs="Times New Roman"/>
          <w:sz w:val="20"/>
          <w:szCs w:val="20"/>
        </w:rPr>
        <w:t>. 1-6.</w:t>
      </w:r>
    </w:p>
    <w:p w14:paraId="41FD47B6" w14:textId="77777777" w:rsidR="00CC4301" w:rsidRDefault="00CC4301" w:rsidP="00CC4301">
      <w:pPr>
        <w:widowControl w:val="0"/>
        <w:spacing w:after="0" w:line="240" w:lineRule="auto"/>
        <w:ind w:left="720"/>
        <w:jc w:val="both"/>
        <w:rPr>
          <w:rFonts w:ascii="Times New Roman" w:eastAsia="Times New Roman" w:hAnsi="Times New Roman" w:cs="Times New Roman"/>
          <w:sz w:val="20"/>
          <w:szCs w:val="20"/>
        </w:rPr>
      </w:pPr>
    </w:p>
    <w:p w14:paraId="769CFA02" w14:textId="77777777" w:rsidR="00CC4301" w:rsidRDefault="00CC4301" w:rsidP="00CC4301">
      <w:pPr>
        <w:widowControl w:val="0"/>
        <w:numPr>
          <w:ilvl w:val="0"/>
          <w:numId w:val="13"/>
        </w:numPr>
        <w:spacing w:after="0" w:line="240" w:lineRule="auto"/>
        <w:jc w:val="both"/>
        <w:rPr>
          <w:rFonts w:ascii="Times New Roman" w:eastAsia="Times New Roman" w:hAnsi="Times New Roman" w:cs="Times New Roman"/>
          <w:sz w:val="20"/>
          <w:szCs w:val="20"/>
        </w:rPr>
      </w:pPr>
      <w:r w:rsidRPr="009B14FB">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xml:space="preserve">, </w:t>
      </w:r>
      <w:r w:rsidRPr="00667A05">
        <w:rPr>
          <w:rFonts w:ascii="Times New Roman" w:eastAsia="Times New Roman" w:hAnsi="Times New Roman" w:cs="Times New Roman"/>
          <w:sz w:val="20"/>
          <w:szCs w:val="20"/>
        </w:rPr>
        <w:t>Sara Rahimifard, Saeid</w:t>
      </w:r>
      <w:r w:rsidRPr="00026D0E">
        <w:rPr>
          <w:rFonts w:ascii="Times New Roman" w:eastAsia="Times New Roman" w:hAnsi="Times New Roman" w:cs="Times New Roman"/>
          <w:sz w:val="20"/>
          <w:szCs w:val="20"/>
        </w:rPr>
        <w:t xml:space="preserve"> Habibi (2019). Offline Parameter Identification and SOC Estimation for New and Aged Electric Vehicles Batteries, IEEE Transportation Electrification Conference and Expo (ITEC), pp. 1-6.</w:t>
      </w:r>
    </w:p>
    <w:p w14:paraId="5A0F2582" w14:textId="77777777" w:rsidR="00CC4301" w:rsidRDefault="00CC4301" w:rsidP="00CC4301">
      <w:pPr>
        <w:widowControl w:val="0"/>
        <w:spacing w:after="0" w:line="240" w:lineRule="auto"/>
        <w:ind w:left="720"/>
        <w:jc w:val="both"/>
        <w:rPr>
          <w:rFonts w:ascii="Times New Roman" w:eastAsia="Times New Roman" w:hAnsi="Times New Roman" w:cs="Times New Roman"/>
          <w:sz w:val="20"/>
          <w:szCs w:val="20"/>
        </w:rPr>
      </w:pPr>
    </w:p>
    <w:p w14:paraId="33E1A16C" w14:textId="77777777" w:rsidR="00CC4301" w:rsidRDefault="00CC4301" w:rsidP="00CC4301">
      <w:pPr>
        <w:widowControl w:val="0"/>
        <w:numPr>
          <w:ilvl w:val="0"/>
          <w:numId w:val="13"/>
        </w:numPr>
        <w:spacing w:after="0" w:line="240" w:lineRule="auto"/>
        <w:jc w:val="both"/>
        <w:rPr>
          <w:rFonts w:ascii="Times New Roman" w:eastAsia="Times New Roman" w:hAnsi="Times New Roman" w:cs="Times New Roman"/>
          <w:sz w:val="20"/>
          <w:szCs w:val="20"/>
        </w:rPr>
      </w:pPr>
      <w:r w:rsidRPr="00BC1E52">
        <w:rPr>
          <w:rFonts w:ascii="Times New Roman" w:eastAsia="Times New Roman" w:hAnsi="Times New Roman" w:cs="Times New Roman"/>
          <w:sz w:val="20"/>
          <w:szCs w:val="20"/>
          <w:u w:val="single"/>
        </w:rPr>
        <w:t>Ryan Ahmed</w:t>
      </w:r>
      <w:r w:rsidRPr="00BC1E52">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Andrew</w:t>
      </w:r>
      <w:r w:rsidRPr="00BC1E52">
        <w:rPr>
          <w:rFonts w:ascii="Times New Roman" w:eastAsia="Times New Roman" w:hAnsi="Times New Roman" w:cs="Times New Roman"/>
          <w:sz w:val="20"/>
          <w:szCs w:val="20"/>
        </w:rPr>
        <w:t xml:space="preserve"> Gadsden, </w:t>
      </w:r>
      <w:r w:rsidRPr="00667A05">
        <w:rPr>
          <w:rFonts w:ascii="Times New Roman" w:eastAsia="Times New Roman" w:hAnsi="Times New Roman" w:cs="Times New Roman"/>
          <w:sz w:val="20"/>
          <w:szCs w:val="20"/>
        </w:rPr>
        <w:t>Mohammed El Sayed, Saeid Habibi</w:t>
      </w:r>
      <w:r w:rsidRPr="00BC1E52">
        <w:rPr>
          <w:rFonts w:ascii="Times New Roman" w:eastAsia="Times New Roman" w:hAnsi="Times New Roman" w:cs="Times New Roman"/>
          <w:sz w:val="20"/>
          <w:szCs w:val="20"/>
        </w:rPr>
        <w:t>, J</w:t>
      </w:r>
      <w:r>
        <w:rPr>
          <w:rFonts w:ascii="Times New Roman" w:eastAsia="Times New Roman" w:hAnsi="Times New Roman" w:cs="Times New Roman"/>
          <w:sz w:val="20"/>
          <w:szCs w:val="20"/>
        </w:rPr>
        <w:t>imi</w:t>
      </w:r>
      <w:r w:rsidRPr="00BC1E52">
        <w:rPr>
          <w:rFonts w:ascii="Times New Roman" w:eastAsia="Times New Roman" w:hAnsi="Times New Roman" w:cs="Times New Roman"/>
          <w:sz w:val="20"/>
          <w:szCs w:val="20"/>
        </w:rPr>
        <w:t xml:space="preserve"> Tjong (2012). </w:t>
      </w:r>
      <w:r w:rsidRPr="00026D0E">
        <w:rPr>
          <w:rFonts w:ascii="Times New Roman" w:eastAsia="Times New Roman" w:hAnsi="Times New Roman" w:cs="Times New Roman"/>
          <w:sz w:val="20"/>
          <w:szCs w:val="20"/>
        </w:rPr>
        <w:t>A Signal Based Fault Detection and Classification Strategy with Application to an Internal Combustion Engine, IEEE Transportation Electrification Conference and Expo (ITEC), pp. 1-6.</w:t>
      </w:r>
    </w:p>
    <w:p w14:paraId="71FA79C8" w14:textId="77777777" w:rsidR="00CC4301" w:rsidRPr="00026D0E" w:rsidRDefault="00CC4301" w:rsidP="00CC4301">
      <w:pPr>
        <w:widowControl w:val="0"/>
        <w:spacing w:after="0" w:line="240" w:lineRule="auto"/>
        <w:jc w:val="both"/>
        <w:rPr>
          <w:rFonts w:ascii="Times New Roman" w:eastAsia="Times New Roman" w:hAnsi="Times New Roman" w:cs="Times New Roman"/>
          <w:sz w:val="20"/>
          <w:szCs w:val="20"/>
        </w:rPr>
      </w:pPr>
    </w:p>
    <w:p w14:paraId="311EEDC9" w14:textId="77777777" w:rsidR="00CC4301" w:rsidRDefault="00CC4301" w:rsidP="00CC4301">
      <w:pPr>
        <w:widowControl w:val="0"/>
        <w:numPr>
          <w:ilvl w:val="0"/>
          <w:numId w:val="13"/>
        </w:numPr>
        <w:spacing w:after="0" w:line="240" w:lineRule="auto"/>
        <w:jc w:val="both"/>
        <w:rPr>
          <w:rFonts w:ascii="Times New Roman" w:eastAsia="Times New Roman" w:hAnsi="Times New Roman" w:cs="Times New Roman"/>
          <w:sz w:val="20"/>
          <w:szCs w:val="20"/>
        </w:rPr>
      </w:pPr>
      <w:r w:rsidRPr="00F4732A">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xml:space="preserve">, </w:t>
      </w:r>
      <w:r w:rsidRPr="00667A05">
        <w:rPr>
          <w:rFonts w:ascii="Times New Roman" w:eastAsia="Times New Roman" w:hAnsi="Times New Roman" w:cs="Times New Roman"/>
          <w:sz w:val="20"/>
          <w:szCs w:val="20"/>
        </w:rPr>
        <w:t>Mohammed El Sayed</w:t>
      </w:r>
      <w:r w:rsidRPr="00026D0E">
        <w:rPr>
          <w:rFonts w:ascii="Times New Roman" w:eastAsia="Times New Roman" w:hAnsi="Times New Roman" w:cs="Times New Roman"/>
          <w:sz w:val="20"/>
          <w:szCs w:val="20"/>
        </w:rPr>
        <w:t>, Andrew Gadsden, Saeid Habibi (2011). Fault Detection of an Engine using a Neural Network Trained by the Smooth Variable Structure Filter, IEEE International Conference on Control Applications (CCA), pp. 1-6.</w:t>
      </w:r>
    </w:p>
    <w:p w14:paraId="0A9502E0" w14:textId="77777777" w:rsidR="00CC4301" w:rsidRPr="00026D0E" w:rsidRDefault="00CC4301" w:rsidP="00CC4301">
      <w:pPr>
        <w:widowControl w:val="0"/>
        <w:spacing w:after="0" w:line="240" w:lineRule="auto"/>
        <w:jc w:val="both"/>
        <w:rPr>
          <w:rFonts w:ascii="Times New Roman" w:eastAsia="Times New Roman" w:hAnsi="Times New Roman" w:cs="Times New Roman"/>
          <w:sz w:val="20"/>
          <w:szCs w:val="20"/>
        </w:rPr>
      </w:pPr>
    </w:p>
    <w:p w14:paraId="37D4B7D3" w14:textId="21C44226" w:rsidR="00CC4301" w:rsidRPr="00903AFA" w:rsidRDefault="00CC4301" w:rsidP="00903AFA">
      <w:pPr>
        <w:widowControl w:val="0"/>
        <w:numPr>
          <w:ilvl w:val="0"/>
          <w:numId w:val="13"/>
        </w:numPr>
        <w:spacing w:after="0" w:line="240" w:lineRule="auto"/>
        <w:jc w:val="both"/>
        <w:rPr>
          <w:rFonts w:ascii="Times New Roman" w:eastAsia="Times New Roman" w:hAnsi="Times New Roman" w:cs="Times New Roman"/>
          <w:sz w:val="20"/>
          <w:szCs w:val="20"/>
        </w:rPr>
      </w:pPr>
      <w:r w:rsidRPr="000D2B1C">
        <w:rPr>
          <w:rFonts w:ascii="Times New Roman" w:eastAsia="Times New Roman" w:hAnsi="Times New Roman" w:cs="Times New Roman"/>
          <w:sz w:val="20"/>
          <w:szCs w:val="20"/>
          <w:u w:val="single"/>
          <w:lang w:val="en-CA"/>
        </w:rPr>
        <w:t>Ryan Ahmed</w:t>
      </w:r>
      <w:r w:rsidRPr="000D2B1C">
        <w:rPr>
          <w:rFonts w:ascii="Times New Roman" w:eastAsia="Times New Roman" w:hAnsi="Times New Roman" w:cs="Times New Roman"/>
          <w:sz w:val="20"/>
          <w:szCs w:val="20"/>
          <w:lang w:val="en-CA"/>
        </w:rPr>
        <w:t xml:space="preserve">, </w:t>
      </w:r>
      <w:r w:rsidRPr="00667A05">
        <w:rPr>
          <w:rFonts w:ascii="Times New Roman" w:eastAsia="Times New Roman" w:hAnsi="Times New Roman" w:cs="Times New Roman"/>
          <w:sz w:val="20"/>
          <w:szCs w:val="20"/>
          <w:lang w:val="en-CA"/>
        </w:rPr>
        <w:t>Andrew Gadsden, Mohammed El Sayed</w:t>
      </w:r>
      <w:r w:rsidRPr="000D2B1C">
        <w:rPr>
          <w:rFonts w:ascii="Times New Roman" w:eastAsia="Times New Roman" w:hAnsi="Times New Roman" w:cs="Times New Roman"/>
          <w:sz w:val="20"/>
          <w:szCs w:val="20"/>
          <w:lang w:val="en-CA"/>
        </w:rPr>
        <w:t>, S</w:t>
      </w:r>
      <w:r>
        <w:rPr>
          <w:rFonts w:ascii="Times New Roman" w:eastAsia="Times New Roman" w:hAnsi="Times New Roman" w:cs="Times New Roman"/>
          <w:sz w:val="20"/>
          <w:szCs w:val="20"/>
          <w:lang w:val="en-CA"/>
        </w:rPr>
        <w:t>aeid</w:t>
      </w:r>
      <w:r w:rsidRPr="000D2B1C">
        <w:rPr>
          <w:rFonts w:ascii="Times New Roman" w:eastAsia="Times New Roman" w:hAnsi="Times New Roman" w:cs="Times New Roman"/>
          <w:sz w:val="20"/>
          <w:szCs w:val="20"/>
          <w:lang w:val="en-CA"/>
        </w:rPr>
        <w:t xml:space="preserve"> Habibi (2011). </w:t>
      </w:r>
      <w:r w:rsidRPr="00026D0E">
        <w:rPr>
          <w:rFonts w:ascii="Times New Roman" w:eastAsia="Times New Roman" w:hAnsi="Times New Roman" w:cs="Times New Roman"/>
          <w:sz w:val="20"/>
          <w:szCs w:val="20"/>
        </w:rPr>
        <w:t xml:space="preserve">Fault Detection and Classification of an </w:t>
      </w:r>
      <w:r w:rsidR="00903AFA" w:rsidRPr="00026D0E">
        <w:rPr>
          <w:rFonts w:ascii="Times New Roman" w:eastAsia="Times New Roman" w:hAnsi="Times New Roman" w:cs="Times New Roman"/>
          <w:sz w:val="20"/>
          <w:szCs w:val="20"/>
        </w:rPr>
        <w:t>Electro-hydrostatic</w:t>
      </w:r>
      <w:r w:rsidRPr="00026D0E">
        <w:rPr>
          <w:rFonts w:ascii="Times New Roman" w:eastAsia="Times New Roman" w:hAnsi="Times New Roman" w:cs="Times New Roman"/>
          <w:sz w:val="20"/>
          <w:szCs w:val="20"/>
        </w:rPr>
        <w:t xml:space="preserve"> Actuator Using a Neural Network Trained by the Smooth Variable Structure Filter, 23rd Canadian Congress of Applied Mechanics (CANCAM), pp. 1-6.</w:t>
      </w:r>
    </w:p>
    <w:p w14:paraId="14187F11" w14:textId="77777777" w:rsidR="00CC4301" w:rsidRDefault="00CC4301" w:rsidP="00CC4301">
      <w:pPr>
        <w:widowControl w:val="0"/>
        <w:spacing w:after="0" w:line="240" w:lineRule="auto"/>
        <w:jc w:val="both"/>
        <w:rPr>
          <w:rFonts w:ascii="Times New Roman" w:eastAsia="Times New Roman" w:hAnsi="Times New Roman" w:cs="Times New Roman"/>
          <w:sz w:val="20"/>
          <w:szCs w:val="20"/>
        </w:rPr>
      </w:pPr>
    </w:p>
    <w:p w14:paraId="50A9969B" w14:textId="77777777" w:rsidR="00CC4301" w:rsidRDefault="00CC4301" w:rsidP="00CC4301">
      <w:pPr>
        <w:widowControl w:val="0"/>
        <w:spacing w:after="0" w:line="240" w:lineRule="auto"/>
        <w:jc w:val="both"/>
        <w:rPr>
          <w:rFonts w:ascii="Times New Roman" w:eastAsia="Times New Roman" w:hAnsi="Times New Roman" w:cs="Times New Roman"/>
          <w:sz w:val="20"/>
          <w:szCs w:val="20"/>
        </w:rPr>
      </w:pPr>
    </w:p>
    <w:p w14:paraId="59F946DC" w14:textId="3B8070D9" w:rsidR="00CC4301" w:rsidRPr="00CC4301" w:rsidRDefault="00CC4301" w:rsidP="00CC4301">
      <w:pPr>
        <w:widowControl w:val="0"/>
        <w:spacing w:after="0" w:line="240" w:lineRule="auto"/>
        <w:rPr>
          <w:rFonts w:ascii="Arial" w:eastAsia="Arial" w:hAnsi="Arial" w:cs="Arial"/>
          <w:sz w:val="20"/>
          <w:szCs w:val="20"/>
          <w:u w:val="single"/>
          <w:lang w:val="fr-FR"/>
        </w:rPr>
      </w:pPr>
      <w:r>
        <w:rPr>
          <w:rFonts w:ascii="Arial" w:eastAsia="Arial" w:hAnsi="Arial" w:cs="Arial"/>
          <w:sz w:val="20"/>
          <w:szCs w:val="20"/>
          <w:u w:val="single"/>
          <w:lang w:val="fr-FR"/>
        </w:rPr>
        <w:t>Collaborative</w:t>
      </w:r>
      <w:r w:rsidRPr="00B67137">
        <w:rPr>
          <w:rFonts w:ascii="Arial" w:eastAsia="Arial" w:hAnsi="Arial" w:cs="Arial"/>
          <w:sz w:val="20"/>
          <w:szCs w:val="20"/>
          <w:u w:val="single"/>
          <w:lang w:val="fr-FR"/>
        </w:rPr>
        <w:t xml:space="preserve"> </w:t>
      </w:r>
      <w:proofErr w:type="spellStart"/>
      <w:r>
        <w:rPr>
          <w:rFonts w:ascii="Arial" w:eastAsia="Arial" w:hAnsi="Arial" w:cs="Arial"/>
          <w:sz w:val="20"/>
          <w:szCs w:val="20"/>
          <w:u w:val="single"/>
          <w:lang w:val="fr-FR"/>
        </w:rPr>
        <w:t>Conference</w:t>
      </w:r>
      <w:proofErr w:type="spellEnd"/>
      <w:r>
        <w:rPr>
          <w:rFonts w:ascii="Arial" w:eastAsia="Arial" w:hAnsi="Arial" w:cs="Arial"/>
          <w:sz w:val="20"/>
          <w:szCs w:val="20"/>
          <w:u w:val="single"/>
          <w:lang w:val="fr-FR"/>
        </w:rPr>
        <w:t xml:space="preserve"> Papers</w:t>
      </w:r>
    </w:p>
    <w:p w14:paraId="50273763" w14:textId="77777777" w:rsidR="00DF3DD0" w:rsidRDefault="00DF3DD0" w:rsidP="00CC4301">
      <w:pPr>
        <w:widowControl w:val="0"/>
        <w:spacing w:after="0" w:line="240" w:lineRule="auto"/>
        <w:jc w:val="both"/>
        <w:rPr>
          <w:rFonts w:ascii="Times New Roman" w:eastAsia="Times New Roman" w:hAnsi="Times New Roman" w:cs="Times New Roman"/>
          <w:sz w:val="20"/>
          <w:szCs w:val="20"/>
        </w:rPr>
      </w:pPr>
    </w:p>
    <w:p w14:paraId="5789657C" w14:textId="5F8A30C7" w:rsidR="007B1CE6" w:rsidRPr="006D5EBA" w:rsidRDefault="007B1CE6" w:rsidP="007B1CE6">
      <w:pPr>
        <w:widowControl w:val="0"/>
        <w:numPr>
          <w:ilvl w:val="0"/>
          <w:numId w:val="13"/>
        </w:numPr>
        <w:spacing w:after="0" w:line="240" w:lineRule="auto"/>
        <w:jc w:val="both"/>
        <w:rPr>
          <w:rFonts w:ascii="Times New Roman" w:eastAsia="Times New Roman" w:hAnsi="Times New Roman" w:cs="Times New Roman"/>
          <w:sz w:val="20"/>
          <w:szCs w:val="20"/>
        </w:rPr>
      </w:pPr>
      <w:r w:rsidRPr="006D5EBA">
        <w:rPr>
          <w:rFonts w:ascii="Times New Roman" w:eastAsia="Times New Roman" w:hAnsi="Times New Roman" w:cs="Times New Roman"/>
          <w:sz w:val="20"/>
          <w:szCs w:val="20"/>
        </w:rPr>
        <w:t xml:space="preserve">Primo Wang, Romulo </w:t>
      </w:r>
      <w:proofErr w:type="spellStart"/>
      <w:r w:rsidRPr="006D5EBA">
        <w:rPr>
          <w:rFonts w:ascii="Times New Roman" w:eastAsia="Times New Roman" w:hAnsi="Times New Roman" w:cs="Times New Roman"/>
          <w:sz w:val="20"/>
          <w:szCs w:val="20"/>
        </w:rPr>
        <w:t>Navega</w:t>
      </w:r>
      <w:proofErr w:type="spellEnd"/>
      <w:r w:rsidRPr="006D5EBA">
        <w:rPr>
          <w:rFonts w:ascii="Times New Roman" w:eastAsia="Times New Roman" w:hAnsi="Times New Roman" w:cs="Times New Roman"/>
          <w:sz w:val="20"/>
          <w:szCs w:val="20"/>
        </w:rPr>
        <w:t xml:space="preserve"> Vieira, Lewis Gross, Phillip Kollmeyer, </w:t>
      </w:r>
      <w:r w:rsidRPr="006D5EBA">
        <w:rPr>
          <w:rFonts w:ascii="Times New Roman" w:eastAsia="Times New Roman" w:hAnsi="Times New Roman" w:cs="Times New Roman"/>
          <w:sz w:val="20"/>
          <w:szCs w:val="20"/>
          <w:u w:val="single"/>
        </w:rPr>
        <w:t>Ryan Ahmed</w:t>
      </w:r>
      <w:r w:rsidRPr="006D5EBA">
        <w:rPr>
          <w:rFonts w:ascii="Times New Roman" w:eastAsia="Times New Roman" w:hAnsi="Times New Roman" w:cs="Times New Roman"/>
          <w:sz w:val="20"/>
          <w:szCs w:val="20"/>
        </w:rPr>
        <w:t>, Saied Habibi (2025). State of Charge Estimation Using Extended Kalman Filter and Genetic Algorithms with Integrated Memory Analysis, IEEE Transportation Electrification Conference and Expo (ITEC).</w:t>
      </w:r>
    </w:p>
    <w:p w14:paraId="651F65F7" w14:textId="77777777" w:rsidR="0034695E" w:rsidRPr="006D5EBA" w:rsidRDefault="0034695E" w:rsidP="0034695E">
      <w:pPr>
        <w:widowControl w:val="0"/>
        <w:spacing w:after="0" w:line="240" w:lineRule="auto"/>
        <w:jc w:val="both"/>
        <w:rPr>
          <w:rFonts w:ascii="Times New Roman" w:eastAsia="Times New Roman" w:hAnsi="Times New Roman" w:cs="Times New Roman"/>
          <w:sz w:val="20"/>
          <w:szCs w:val="20"/>
        </w:rPr>
      </w:pPr>
    </w:p>
    <w:p w14:paraId="523F5D75" w14:textId="65F2456D" w:rsidR="0034695E" w:rsidRPr="006D5EBA" w:rsidRDefault="0034695E" w:rsidP="0034695E">
      <w:pPr>
        <w:widowControl w:val="0"/>
        <w:numPr>
          <w:ilvl w:val="0"/>
          <w:numId w:val="13"/>
        </w:numPr>
        <w:spacing w:after="0" w:line="240" w:lineRule="auto"/>
        <w:jc w:val="both"/>
        <w:rPr>
          <w:rFonts w:ascii="Times New Roman" w:eastAsia="Times New Roman" w:hAnsi="Times New Roman" w:cs="Times New Roman"/>
          <w:sz w:val="20"/>
          <w:szCs w:val="20"/>
        </w:rPr>
      </w:pPr>
      <w:r w:rsidRPr="006D5EBA">
        <w:rPr>
          <w:rFonts w:ascii="Times New Roman" w:eastAsia="Times New Roman" w:hAnsi="Times New Roman" w:cs="Times New Roman"/>
          <w:sz w:val="20"/>
          <w:szCs w:val="20"/>
        </w:rPr>
        <w:t xml:space="preserve">Kavish </w:t>
      </w:r>
      <w:proofErr w:type="spellStart"/>
      <w:r w:rsidRPr="006D5EBA">
        <w:rPr>
          <w:rFonts w:ascii="Times New Roman" w:eastAsia="Times New Roman" w:hAnsi="Times New Roman" w:cs="Times New Roman"/>
          <w:sz w:val="20"/>
          <w:szCs w:val="20"/>
        </w:rPr>
        <w:t>Wadehra</w:t>
      </w:r>
      <w:proofErr w:type="spellEnd"/>
      <w:r w:rsidRPr="006D5EBA">
        <w:rPr>
          <w:rFonts w:ascii="Times New Roman" w:eastAsia="Times New Roman" w:hAnsi="Times New Roman" w:cs="Times New Roman"/>
          <w:sz w:val="20"/>
          <w:szCs w:val="20"/>
        </w:rPr>
        <w:t>, Lewis Gross, Romulo </w:t>
      </w:r>
      <w:proofErr w:type="spellStart"/>
      <w:r w:rsidRPr="006D5EBA">
        <w:rPr>
          <w:rFonts w:ascii="Times New Roman" w:eastAsia="Times New Roman" w:hAnsi="Times New Roman" w:cs="Times New Roman"/>
          <w:sz w:val="20"/>
          <w:szCs w:val="20"/>
        </w:rPr>
        <w:t>Navega</w:t>
      </w:r>
      <w:proofErr w:type="spellEnd"/>
      <w:r w:rsidRPr="006D5EBA">
        <w:rPr>
          <w:rFonts w:ascii="Times New Roman" w:eastAsia="Times New Roman" w:hAnsi="Times New Roman" w:cs="Times New Roman"/>
          <w:sz w:val="20"/>
          <w:szCs w:val="20"/>
        </w:rPr>
        <w:t xml:space="preserve"> Vieira, Phillip Kollmeyer, </w:t>
      </w:r>
      <w:r w:rsidRPr="006D5EBA">
        <w:rPr>
          <w:rFonts w:ascii="Times New Roman" w:eastAsia="Times New Roman" w:hAnsi="Times New Roman" w:cs="Times New Roman"/>
          <w:sz w:val="20"/>
          <w:szCs w:val="20"/>
          <w:u w:val="single"/>
        </w:rPr>
        <w:t>Ryan Ahmed</w:t>
      </w:r>
      <w:r w:rsidRPr="006D5EBA">
        <w:rPr>
          <w:rFonts w:ascii="Times New Roman" w:eastAsia="Times New Roman" w:hAnsi="Times New Roman" w:cs="Times New Roman"/>
          <w:sz w:val="20"/>
          <w:szCs w:val="20"/>
        </w:rPr>
        <w:t>, Saeid Habibi (2025). Thermal Performance Analysis and Design of Battery Disconnect Unit for High Power Applications, IEEE Transportation Electrification Conference and Expo (ITEC).</w:t>
      </w:r>
    </w:p>
    <w:p w14:paraId="73459717" w14:textId="77777777" w:rsidR="00931067" w:rsidRPr="006D5EBA" w:rsidRDefault="00931067" w:rsidP="00931067">
      <w:pPr>
        <w:widowControl w:val="0"/>
        <w:spacing w:after="0" w:line="240" w:lineRule="auto"/>
        <w:jc w:val="both"/>
        <w:rPr>
          <w:rFonts w:ascii="Times New Roman" w:eastAsia="Times New Roman" w:hAnsi="Times New Roman" w:cs="Times New Roman"/>
          <w:sz w:val="20"/>
          <w:szCs w:val="20"/>
        </w:rPr>
      </w:pPr>
    </w:p>
    <w:p w14:paraId="3114965B" w14:textId="52CCDAA5" w:rsidR="00931067" w:rsidRPr="006D5EBA" w:rsidRDefault="00931067" w:rsidP="00931067">
      <w:pPr>
        <w:widowControl w:val="0"/>
        <w:numPr>
          <w:ilvl w:val="0"/>
          <w:numId w:val="13"/>
        </w:numPr>
        <w:spacing w:after="0" w:line="240" w:lineRule="auto"/>
        <w:jc w:val="both"/>
        <w:rPr>
          <w:rFonts w:ascii="Times New Roman" w:eastAsia="Times New Roman" w:hAnsi="Times New Roman" w:cs="Times New Roman"/>
          <w:sz w:val="20"/>
          <w:szCs w:val="20"/>
        </w:rPr>
      </w:pPr>
      <w:r w:rsidRPr="006D5EBA">
        <w:rPr>
          <w:rFonts w:ascii="Times New Roman" w:eastAsia="Times New Roman" w:hAnsi="Times New Roman" w:cs="Times New Roman"/>
          <w:sz w:val="20"/>
          <w:szCs w:val="20"/>
        </w:rPr>
        <w:t>Mahir Nasar, Romulo </w:t>
      </w:r>
      <w:proofErr w:type="spellStart"/>
      <w:r w:rsidRPr="006D5EBA">
        <w:rPr>
          <w:rFonts w:ascii="Times New Roman" w:eastAsia="Times New Roman" w:hAnsi="Times New Roman" w:cs="Times New Roman"/>
          <w:sz w:val="20"/>
          <w:szCs w:val="20"/>
        </w:rPr>
        <w:t>Navega</w:t>
      </w:r>
      <w:proofErr w:type="spellEnd"/>
      <w:r w:rsidRPr="006D5EBA">
        <w:rPr>
          <w:rFonts w:ascii="Times New Roman" w:eastAsia="Times New Roman" w:hAnsi="Times New Roman" w:cs="Times New Roman"/>
          <w:sz w:val="20"/>
          <w:szCs w:val="20"/>
        </w:rPr>
        <w:t xml:space="preserve"> Vieira, Lewis Gross, Phillip Kollmeyer, </w:t>
      </w:r>
      <w:r w:rsidRPr="006D5EBA">
        <w:rPr>
          <w:rFonts w:ascii="Times New Roman" w:eastAsia="Times New Roman" w:hAnsi="Times New Roman" w:cs="Times New Roman"/>
          <w:sz w:val="20"/>
          <w:szCs w:val="20"/>
          <w:u w:val="single"/>
        </w:rPr>
        <w:t>Ryan Ahmed</w:t>
      </w:r>
      <w:r w:rsidRPr="006D5EBA">
        <w:rPr>
          <w:rFonts w:ascii="Times New Roman" w:eastAsia="Times New Roman" w:hAnsi="Times New Roman" w:cs="Times New Roman"/>
          <w:sz w:val="20"/>
          <w:szCs w:val="20"/>
        </w:rPr>
        <w:t>, Saied Habibi (2025). Comparative Analysis of Cooling Strategies for Thermal Management in High-Power Lithium-Ion Battery Modules, IEEE Transportation Electrification Conference and Expo (ITEC).</w:t>
      </w:r>
    </w:p>
    <w:p w14:paraId="083356FB" w14:textId="77777777" w:rsidR="007935A3" w:rsidRPr="006D5EBA" w:rsidRDefault="007935A3" w:rsidP="007935A3">
      <w:pPr>
        <w:widowControl w:val="0"/>
        <w:spacing w:after="0" w:line="240" w:lineRule="auto"/>
        <w:jc w:val="both"/>
        <w:rPr>
          <w:rFonts w:ascii="Times New Roman" w:eastAsia="Times New Roman" w:hAnsi="Times New Roman" w:cs="Times New Roman"/>
          <w:sz w:val="20"/>
          <w:szCs w:val="20"/>
        </w:rPr>
      </w:pPr>
    </w:p>
    <w:p w14:paraId="5646B00D" w14:textId="77777777" w:rsidR="007935A3" w:rsidRPr="006D5EBA" w:rsidRDefault="007935A3" w:rsidP="007935A3">
      <w:pPr>
        <w:widowControl w:val="0"/>
        <w:numPr>
          <w:ilvl w:val="0"/>
          <w:numId w:val="13"/>
        </w:numPr>
        <w:spacing w:after="0" w:line="240" w:lineRule="auto"/>
        <w:jc w:val="both"/>
        <w:rPr>
          <w:rFonts w:ascii="Times New Roman" w:eastAsia="Times New Roman" w:hAnsi="Times New Roman" w:cs="Times New Roman"/>
          <w:sz w:val="20"/>
          <w:szCs w:val="20"/>
        </w:rPr>
      </w:pPr>
      <w:proofErr w:type="spellStart"/>
      <w:r w:rsidRPr="006D5EBA">
        <w:rPr>
          <w:rFonts w:ascii="Times New Roman" w:eastAsia="Times New Roman" w:hAnsi="Times New Roman" w:cs="Times New Roman"/>
          <w:b/>
          <w:bCs/>
          <w:sz w:val="20"/>
          <w:szCs w:val="20"/>
        </w:rPr>
        <w:t>Wenlin</w:t>
      </w:r>
      <w:proofErr w:type="spellEnd"/>
      <w:r w:rsidRPr="006D5EBA">
        <w:rPr>
          <w:rFonts w:ascii="Times New Roman" w:eastAsia="Times New Roman" w:hAnsi="Times New Roman" w:cs="Times New Roman"/>
          <w:b/>
          <w:bCs/>
          <w:sz w:val="20"/>
          <w:szCs w:val="20"/>
        </w:rPr>
        <w:t xml:space="preserve"> Zhang</w:t>
      </w:r>
      <w:r w:rsidRPr="006D5EBA">
        <w:rPr>
          <w:rFonts w:ascii="Times New Roman" w:eastAsia="Times New Roman" w:hAnsi="Times New Roman" w:cs="Times New Roman"/>
          <w:sz w:val="20"/>
          <w:szCs w:val="20"/>
        </w:rPr>
        <w:t xml:space="preserve">, </w:t>
      </w:r>
      <w:r w:rsidRPr="006D5EBA">
        <w:rPr>
          <w:rFonts w:ascii="Times New Roman" w:eastAsia="Times New Roman" w:hAnsi="Times New Roman" w:cs="Times New Roman"/>
          <w:sz w:val="20"/>
          <w:szCs w:val="20"/>
          <w:u w:val="single"/>
        </w:rPr>
        <w:t>Ryan Ahmed</w:t>
      </w:r>
      <w:r w:rsidRPr="006D5EBA">
        <w:rPr>
          <w:rFonts w:ascii="Times New Roman" w:eastAsia="Times New Roman" w:hAnsi="Times New Roman" w:cs="Times New Roman"/>
          <w:sz w:val="20"/>
          <w:szCs w:val="20"/>
        </w:rPr>
        <w:t>, Saeid Habibi (2025). Field-validated battery capacity estimation using an iterative filter-based approach. IEEE Transportation Electrification Conference and Expo (ITEC).</w:t>
      </w:r>
    </w:p>
    <w:p w14:paraId="2428A71B" w14:textId="77777777" w:rsidR="007B1CE6" w:rsidRPr="007B1CE6" w:rsidRDefault="007B1CE6" w:rsidP="007935A3">
      <w:pPr>
        <w:widowControl w:val="0"/>
        <w:spacing w:after="0" w:line="240" w:lineRule="auto"/>
        <w:jc w:val="both"/>
        <w:rPr>
          <w:rFonts w:ascii="Times New Roman" w:eastAsia="Times New Roman" w:hAnsi="Times New Roman" w:cs="Times New Roman"/>
          <w:sz w:val="20"/>
          <w:szCs w:val="20"/>
        </w:rPr>
      </w:pPr>
    </w:p>
    <w:p w14:paraId="0C9067E0" w14:textId="4D0717CB" w:rsidR="00DF3DD0" w:rsidRDefault="00DB1692"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D65F7F">
        <w:rPr>
          <w:rFonts w:ascii="Times New Roman" w:eastAsia="Times New Roman" w:hAnsi="Times New Roman" w:cs="Times New Roman"/>
          <w:sz w:val="20"/>
          <w:szCs w:val="20"/>
        </w:rPr>
        <w:t xml:space="preserve">Filipe P. </w:t>
      </w:r>
      <w:proofErr w:type="spellStart"/>
      <w:r w:rsidRPr="00D65F7F">
        <w:rPr>
          <w:rFonts w:ascii="Times New Roman" w:eastAsia="Times New Roman" w:hAnsi="Times New Roman" w:cs="Times New Roman"/>
          <w:sz w:val="20"/>
          <w:szCs w:val="20"/>
        </w:rPr>
        <w:t>Scalcon</w:t>
      </w:r>
      <w:proofErr w:type="spellEnd"/>
      <w:r w:rsidRPr="00D65F7F">
        <w:rPr>
          <w:rFonts w:ascii="Times New Roman" w:eastAsia="Times New Roman" w:hAnsi="Times New Roman" w:cs="Times New Roman"/>
          <w:sz w:val="20"/>
          <w:szCs w:val="20"/>
        </w:rPr>
        <w:t xml:space="preserve">, Rondon </w:t>
      </w:r>
      <w:proofErr w:type="spellStart"/>
      <w:r w:rsidRPr="00D65F7F">
        <w:rPr>
          <w:rFonts w:ascii="Times New Roman" w:eastAsia="Times New Roman" w:hAnsi="Times New Roman" w:cs="Times New Roman"/>
          <w:sz w:val="20"/>
          <w:szCs w:val="20"/>
        </w:rPr>
        <w:t>Tahal</w:t>
      </w:r>
      <w:proofErr w:type="spellEnd"/>
      <w:r w:rsidRPr="00D65F7F">
        <w:rPr>
          <w:rFonts w:ascii="Times New Roman" w:eastAsia="Times New Roman" w:hAnsi="Times New Roman" w:cs="Times New Roman"/>
          <w:sz w:val="20"/>
          <w:szCs w:val="20"/>
        </w:rPr>
        <w:t>, Masoumeh Ahrabi, Yixin Huangfu</w:t>
      </w:r>
      <w:r w:rsidRPr="00D65F7F">
        <w:rPr>
          <w:rFonts w:ascii="Times New Roman" w:eastAsia="Times New Roman" w:hAnsi="Times New Roman" w:cs="Times New Roman"/>
          <w:i/>
          <w:iCs/>
          <w:sz w:val="20"/>
          <w:szCs w:val="20"/>
        </w:rPr>
        <w:t>,</w:t>
      </w:r>
      <w:r w:rsidRPr="00DF3DD0">
        <w:rPr>
          <w:rFonts w:ascii="Times New Roman" w:eastAsia="Times New Roman" w:hAnsi="Times New Roman" w:cs="Times New Roman"/>
          <w:i/>
          <w:iCs/>
          <w:sz w:val="20"/>
          <w:szCs w:val="20"/>
        </w:rPr>
        <w:t xml:space="preserve"> </w:t>
      </w:r>
      <w:r w:rsidRPr="00DF3DD0">
        <w:rPr>
          <w:rFonts w:ascii="Times New Roman" w:eastAsia="Times New Roman" w:hAnsi="Times New Roman" w:cs="Times New Roman"/>
          <w:sz w:val="20"/>
          <w:szCs w:val="20"/>
          <w:u w:val="single"/>
        </w:rPr>
        <w:t>Ryan Ahmed</w:t>
      </w:r>
      <w:r w:rsidRPr="00DF3DD0">
        <w:rPr>
          <w:rFonts w:ascii="Times New Roman" w:eastAsia="Times New Roman" w:hAnsi="Times New Roman" w:cs="Times New Roman"/>
          <w:sz w:val="20"/>
          <w:szCs w:val="20"/>
        </w:rPr>
        <w:t xml:space="preserve">, Babak Nahid-Mobarakeh, Shahram Shirani, Carlos Vidal, Ali Emadi (2024). AI-Powered Video Monitoring: Assessing the NVIDIA Jetson Orin Devices for Edge Computing Applications, IEEE Transportation Electrification </w:t>
      </w:r>
      <w:r w:rsidRPr="00DF3DD0">
        <w:rPr>
          <w:rFonts w:ascii="Times New Roman" w:eastAsia="Times New Roman" w:hAnsi="Times New Roman" w:cs="Times New Roman"/>
          <w:sz w:val="20"/>
          <w:szCs w:val="20"/>
        </w:rPr>
        <w:lastRenderedPageBreak/>
        <w:t>Conference and Expo (ITEC), pp. 1-6.</w:t>
      </w:r>
    </w:p>
    <w:p w14:paraId="62046EEE" w14:textId="77777777" w:rsidR="00DF3DD0" w:rsidRPr="00DF3DD0" w:rsidRDefault="00DF3DD0" w:rsidP="00404CD8">
      <w:pPr>
        <w:widowControl w:val="0"/>
        <w:spacing w:after="0" w:line="240" w:lineRule="auto"/>
        <w:jc w:val="both"/>
        <w:rPr>
          <w:rFonts w:ascii="Times New Roman" w:eastAsia="Times New Roman" w:hAnsi="Times New Roman" w:cs="Times New Roman"/>
          <w:sz w:val="20"/>
          <w:szCs w:val="20"/>
        </w:rPr>
      </w:pPr>
    </w:p>
    <w:p w14:paraId="682D8581" w14:textId="124928E2" w:rsidR="00026D0E" w:rsidRDefault="0097307C" w:rsidP="00404CD8">
      <w:pPr>
        <w:widowControl w:val="0"/>
        <w:numPr>
          <w:ilvl w:val="0"/>
          <w:numId w:val="13"/>
        </w:numPr>
        <w:spacing w:after="0" w:line="240" w:lineRule="auto"/>
        <w:jc w:val="both"/>
        <w:rPr>
          <w:rFonts w:ascii="Times New Roman" w:eastAsia="Times New Roman" w:hAnsi="Times New Roman" w:cs="Times New Roman"/>
          <w:sz w:val="20"/>
          <w:szCs w:val="20"/>
        </w:rPr>
      </w:pPr>
      <w:proofErr w:type="spellStart"/>
      <w:r w:rsidRPr="00026D0E">
        <w:rPr>
          <w:rFonts w:ascii="Times New Roman" w:eastAsia="Times New Roman" w:hAnsi="Times New Roman" w:cs="Times New Roman"/>
          <w:b/>
          <w:bCs/>
          <w:sz w:val="20"/>
          <w:szCs w:val="20"/>
        </w:rPr>
        <w:t>Wenlin</w:t>
      </w:r>
      <w:proofErr w:type="spellEnd"/>
      <w:r w:rsidRPr="00026D0E">
        <w:rPr>
          <w:rFonts w:ascii="Times New Roman" w:eastAsia="Times New Roman" w:hAnsi="Times New Roman" w:cs="Times New Roman"/>
          <w:b/>
          <w:bCs/>
          <w:sz w:val="20"/>
          <w:szCs w:val="20"/>
        </w:rPr>
        <w:t xml:space="preserve"> Zhang</w:t>
      </w:r>
      <w:r w:rsidRPr="00026D0E">
        <w:rPr>
          <w:rFonts w:ascii="Times New Roman" w:eastAsia="Times New Roman" w:hAnsi="Times New Roman" w:cs="Times New Roman"/>
          <w:sz w:val="20"/>
          <w:szCs w:val="20"/>
        </w:rPr>
        <w:t xml:space="preserve">, </w:t>
      </w:r>
      <w:r w:rsidRPr="00026D0E">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Saeid Habibi (2024). An Experimental Study of the Robustness of Electrochemical Impedance Spectroscopy Measurements within Consecutive Cycles, IEEE Transportation Electrification Conference and Expo (ITEC), pp. 1-6.</w:t>
      </w:r>
    </w:p>
    <w:p w14:paraId="4FE55370" w14:textId="77777777" w:rsidR="00026D0E" w:rsidRPr="00026D0E" w:rsidRDefault="00026D0E" w:rsidP="00404CD8">
      <w:pPr>
        <w:widowControl w:val="0"/>
        <w:spacing w:after="0" w:line="240" w:lineRule="auto"/>
        <w:jc w:val="both"/>
        <w:rPr>
          <w:rFonts w:ascii="Times New Roman" w:eastAsia="Times New Roman" w:hAnsi="Times New Roman" w:cs="Times New Roman"/>
          <w:sz w:val="20"/>
          <w:szCs w:val="20"/>
        </w:rPr>
      </w:pPr>
    </w:p>
    <w:p w14:paraId="4DB85CF1" w14:textId="7AFB1039" w:rsidR="00026D0E" w:rsidRDefault="0019725D"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667A05">
        <w:rPr>
          <w:rFonts w:ascii="Times New Roman" w:eastAsia="Times New Roman" w:hAnsi="Times New Roman" w:cs="Times New Roman"/>
          <w:sz w:val="20"/>
          <w:szCs w:val="20"/>
        </w:rPr>
        <w:t>Yujie Hu,</w:t>
      </w:r>
      <w:r w:rsidRPr="00026D0E">
        <w:rPr>
          <w:rFonts w:ascii="Times New Roman" w:eastAsia="Times New Roman" w:hAnsi="Times New Roman" w:cs="Times New Roman"/>
          <w:sz w:val="20"/>
          <w:szCs w:val="20"/>
        </w:rPr>
        <w:t xml:space="preserve"> </w:t>
      </w:r>
      <w:r w:rsidRPr="00026D0E">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Saeid Habibi (2024). A Novel AI-Powered Technique for Ontario License Plate Recognition, IEEE Transportation Electrification Conference and Expo (ITEC), pp. 1-6.</w:t>
      </w:r>
    </w:p>
    <w:p w14:paraId="2CF0D52F" w14:textId="77777777" w:rsidR="00026D0E" w:rsidRPr="00026D0E" w:rsidRDefault="00026D0E" w:rsidP="00404CD8">
      <w:pPr>
        <w:widowControl w:val="0"/>
        <w:spacing w:after="0" w:line="240" w:lineRule="auto"/>
        <w:jc w:val="both"/>
        <w:rPr>
          <w:rFonts w:ascii="Times New Roman" w:eastAsia="Times New Roman" w:hAnsi="Times New Roman" w:cs="Times New Roman"/>
          <w:sz w:val="20"/>
          <w:szCs w:val="20"/>
        </w:rPr>
      </w:pPr>
    </w:p>
    <w:p w14:paraId="279B0DEA" w14:textId="79614474" w:rsidR="003828FD" w:rsidRDefault="0019725D"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1C2EDF">
        <w:rPr>
          <w:rFonts w:ascii="Times New Roman" w:eastAsia="Times New Roman" w:hAnsi="Times New Roman" w:cs="Times New Roman"/>
          <w:sz w:val="20"/>
          <w:szCs w:val="20"/>
        </w:rPr>
        <w:t>Adrian Sochaniwsky, Yixin Huangfu,</w:t>
      </w:r>
      <w:r w:rsidRPr="00026D0E">
        <w:rPr>
          <w:rFonts w:ascii="Times New Roman" w:eastAsia="Times New Roman" w:hAnsi="Times New Roman" w:cs="Times New Roman"/>
          <w:sz w:val="20"/>
          <w:szCs w:val="20"/>
        </w:rPr>
        <w:t xml:space="preserve"> Saeid Habibi, Martin Von Mohrenschildt, </w:t>
      </w:r>
      <w:r w:rsidRPr="00026D0E">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xml:space="preserve">, </w:t>
      </w:r>
      <w:proofErr w:type="spellStart"/>
      <w:r w:rsidRPr="00026D0E">
        <w:rPr>
          <w:rFonts w:ascii="Times New Roman" w:eastAsia="Times New Roman" w:hAnsi="Times New Roman" w:cs="Times New Roman"/>
          <w:sz w:val="20"/>
          <w:szCs w:val="20"/>
        </w:rPr>
        <w:t>Mymoon</w:t>
      </w:r>
      <w:proofErr w:type="spellEnd"/>
      <w:r w:rsidRPr="00026D0E">
        <w:rPr>
          <w:rFonts w:ascii="Times New Roman" w:eastAsia="Times New Roman" w:hAnsi="Times New Roman" w:cs="Times New Roman"/>
          <w:sz w:val="20"/>
          <w:szCs w:val="20"/>
        </w:rPr>
        <w:t xml:space="preserve"> Bhuiyan, Kyle Wyndham-West, Carlos Vidal (2024). A Camera-LiDAR Fusion Framework for Traffic Monitoring, IEEE Transportation Electrification Conference and Expo (ITEC), pp. 1-6.</w:t>
      </w:r>
    </w:p>
    <w:p w14:paraId="3A8FFF3D" w14:textId="77777777" w:rsidR="00D1089B" w:rsidRPr="00026D0E" w:rsidRDefault="00D1089B" w:rsidP="00404CD8">
      <w:pPr>
        <w:widowControl w:val="0"/>
        <w:spacing w:after="0" w:line="240" w:lineRule="auto"/>
        <w:jc w:val="both"/>
        <w:rPr>
          <w:rFonts w:ascii="Times New Roman" w:eastAsia="Times New Roman" w:hAnsi="Times New Roman" w:cs="Times New Roman"/>
          <w:sz w:val="20"/>
          <w:szCs w:val="20"/>
        </w:rPr>
      </w:pPr>
    </w:p>
    <w:p w14:paraId="1BBEFD84" w14:textId="2366F4F1" w:rsidR="00250190" w:rsidRDefault="00250190" w:rsidP="00404CD8">
      <w:pPr>
        <w:widowControl w:val="0"/>
        <w:numPr>
          <w:ilvl w:val="0"/>
          <w:numId w:val="13"/>
        </w:numPr>
        <w:spacing w:after="0" w:line="240" w:lineRule="auto"/>
        <w:jc w:val="both"/>
        <w:rPr>
          <w:rFonts w:ascii="Times New Roman" w:eastAsia="Times New Roman" w:hAnsi="Times New Roman" w:cs="Times New Roman"/>
          <w:sz w:val="20"/>
          <w:szCs w:val="20"/>
        </w:rPr>
      </w:pPr>
      <w:proofErr w:type="spellStart"/>
      <w:r w:rsidRPr="00026D0E">
        <w:rPr>
          <w:rFonts w:ascii="Times New Roman" w:eastAsia="Times New Roman" w:hAnsi="Times New Roman" w:cs="Times New Roman"/>
          <w:b/>
          <w:bCs/>
          <w:sz w:val="20"/>
          <w:szCs w:val="20"/>
        </w:rPr>
        <w:t>Wenlin</w:t>
      </w:r>
      <w:proofErr w:type="spellEnd"/>
      <w:r w:rsidRPr="00026D0E">
        <w:rPr>
          <w:rFonts w:ascii="Times New Roman" w:eastAsia="Times New Roman" w:hAnsi="Times New Roman" w:cs="Times New Roman"/>
          <w:b/>
          <w:bCs/>
          <w:sz w:val="20"/>
          <w:szCs w:val="20"/>
        </w:rPr>
        <w:t xml:space="preserve"> Zhang</w:t>
      </w:r>
      <w:r w:rsidRPr="00026D0E">
        <w:rPr>
          <w:rFonts w:ascii="Times New Roman" w:eastAsia="Times New Roman" w:hAnsi="Times New Roman" w:cs="Times New Roman"/>
          <w:sz w:val="20"/>
          <w:szCs w:val="20"/>
        </w:rPr>
        <w:t xml:space="preserve">, </w:t>
      </w:r>
      <w:r w:rsidRPr="00D1089B">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Saeid Habibi (2023). Investigating the Applicability of Electrochemical Impedance Spectroscopy for Parallel-Connected Lithium-ion Battery Modules, IEEE Transportation Electrification Conference &amp; Expo (ITEC), pp. 1-6.</w:t>
      </w:r>
    </w:p>
    <w:p w14:paraId="69D61EFE" w14:textId="77777777" w:rsidR="00D1089B" w:rsidRPr="00026D0E" w:rsidRDefault="00D1089B" w:rsidP="00404CD8">
      <w:pPr>
        <w:widowControl w:val="0"/>
        <w:spacing w:after="0" w:line="240" w:lineRule="auto"/>
        <w:jc w:val="both"/>
        <w:rPr>
          <w:rFonts w:ascii="Times New Roman" w:eastAsia="Times New Roman" w:hAnsi="Times New Roman" w:cs="Times New Roman"/>
          <w:sz w:val="20"/>
          <w:szCs w:val="20"/>
        </w:rPr>
      </w:pPr>
    </w:p>
    <w:p w14:paraId="1234D1B7" w14:textId="534653E3" w:rsidR="00AA407D" w:rsidRDefault="00AA407D"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1C2EDF">
        <w:rPr>
          <w:rFonts w:ascii="Times New Roman" w:eastAsia="Times New Roman" w:hAnsi="Times New Roman" w:cs="Times New Roman"/>
          <w:sz w:val="20"/>
          <w:szCs w:val="20"/>
        </w:rPr>
        <w:t>Kyler Witvoet, Sara Saad,</w:t>
      </w:r>
      <w:r w:rsidRPr="00026D0E">
        <w:rPr>
          <w:rFonts w:ascii="Times New Roman" w:eastAsia="Times New Roman" w:hAnsi="Times New Roman" w:cs="Times New Roman"/>
          <w:sz w:val="20"/>
          <w:szCs w:val="20"/>
        </w:rPr>
        <w:t xml:space="preserve"> Carlos Vidal, </w:t>
      </w:r>
      <w:r w:rsidRPr="00404CD8">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xml:space="preserve">, Ali Emadi (2023). Electric Vehicle's Range and State of Charge Estimations using </w:t>
      </w:r>
      <w:proofErr w:type="spellStart"/>
      <w:r w:rsidRPr="00026D0E">
        <w:rPr>
          <w:rFonts w:ascii="Times New Roman" w:eastAsia="Times New Roman" w:hAnsi="Times New Roman" w:cs="Times New Roman"/>
          <w:sz w:val="20"/>
          <w:szCs w:val="20"/>
        </w:rPr>
        <w:t>AutoML</w:t>
      </w:r>
      <w:proofErr w:type="spellEnd"/>
      <w:r w:rsidRPr="00026D0E">
        <w:rPr>
          <w:rFonts w:ascii="Times New Roman" w:eastAsia="Times New Roman" w:hAnsi="Times New Roman" w:cs="Times New Roman"/>
          <w:sz w:val="20"/>
          <w:szCs w:val="20"/>
        </w:rPr>
        <w:t>, IEEE Transportation Electrification Conference &amp; Expo (ITEC), pp. 1-6.</w:t>
      </w:r>
    </w:p>
    <w:p w14:paraId="7F93B8FB"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44ED2AF0" w14:textId="74B94FFA" w:rsidR="00AA407D" w:rsidRDefault="00AA407D"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1C2EDF">
        <w:rPr>
          <w:rFonts w:ascii="Times New Roman" w:eastAsia="Times New Roman" w:hAnsi="Times New Roman" w:cs="Times New Roman"/>
          <w:sz w:val="20"/>
          <w:szCs w:val="20"/>
          <w:lang w:val="es-ES"/>
        </w:rPr>
        <w:t>Fernando Andre Barrios, James Di Donato, Carlos</w:t>
      </w:r>
      <w:r w:rsidRPr="00026D0E">
        <w:rPr>
          <w:rFonts w:ascii="Times New Roman" w:eastAsia="Times New Roman" w:hAnsi="Times New Roman" w:cs="Times New Roman"/>
          <w:sz w:val="20"/>
          <w:szCs w:val="20"/>
          <w:lang w:val="es-ES"/>
        </w:rPr>
        <w:t xml:space="preserve"> Vidal, Nithin Chemmanoor, </w:t>
      </w:r>
      <w:r w:rsidRPr="009B14FB">
        <w:rPr>
          <w:rFonts w:ascii="Times New Roman" w:eastAsia="Times New Roman" w:hAnsi="Times New Roman" w:cs="Times New Roman"/>
          <w:sz w:val="20"/>
          <w:szCs w:val="20"/>
          <w:u w:val="single"/>
          <w:lang w:val="es-ES"/>
        </w:rPr>
        <w:t>Ryan Ahmed</w:t>
      </w:r>
      <w:r w:rsidRPr="00026D0E">
        <w:rPr>
          <w:rFonts w:ascii="Times New Roman" w:eastAsia="Times New Roman" w:hAnsi="Times New Roman" w:cs="Times New Roman"/>
          <w:sz w:val="20"/>
          <w:szCs w:val="20"/>
          <w:lang w:val="es-ES"/>
        </w:rPr>
        <w:t xml:space="preserve">, Ali Emadi, Saeid Habibi (2022). </w:t>
      </w:r>
      <w:r w:rsidRPr="00026D0E">
        <w:rPr>
          <w:rFonts w:ascii="Times New Roman" w:eastAsia="Times New Roman" w:hAnsi="Times New Roman" w:cs="Times New Roman"/>
          <w:sz w:val="20"/>
          <w:szCs w:val="20"/>
        </w:rPr>
        <w:t>Comparing Traditional and Machine Learning Models for Battery SOC Calculation, IEEE Transportation Electrification Conference &amp; Expo (ITEC), pp. 1-6.</w:t>
      </w:r>
    </w:p>
    <w:p w14:paraId="5582034F"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47E6927A" w14:textId="50B2D773" w:rsidR="000132BE" w:rsidRDefault="000132BE"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1C2EDF">
        <w:rPr>
          <w:rFonts w:ascii="Times New Roman" w:eastAsia="Times New Roman" w:hAnsi="Times New Roman" w:cs="Times New Roman"/>
          <w:sz w:val="20"/>
          <w:szCs w:val="20"/>
        </w:rPr>
        <w:t>Sarah Jumah, Ahmed Elezab, Omar Zayed,</w:t>
      </w:r>
      <w:r w:rsidRPr="00026D0E">
        <w:rPr>
          <w:rFonts w:ascii="Times New Roman" w:eastAsia="Times New Roman" w:hAnsi="Times New Roman" w:cs="Times New Roman"/>
          <w:sz w:val="20"/>
          <w:szCs w:val="20"/>
        </w:rPr>
        <w:t xml:space="preserve"> </w:t>
      </w:r>
      <w:r w:rsidRPr="009B14FB">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Mehdi Narimani, Ali Emadi (2022). State of Charge Estimation for EV Batteries using Support Vector Regression, IEEE Transportation Electrification Conference &amp; Expo (ITEC), pp. 1-6.</w:t>
      </w:r>
    </w:p>
    <w:p w14:paraId="0071B3EE"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3A6E65C7" w14:textId="283CE44E" w:rsidR="00C87E47" w:rsidRDefault="00D02412" w:rsidP="00404CD8">
      <w:pPr>
        <w:widowControl w:val="0"/>
        <w:numPr>
          <w:ilvl w:val="0"/>
          <w:numId w:val="13"/>
        </w:numPr>
        <w:spacing w:after="0" w:line="240" w:lineRule="auto"/>
        <w:jc w:val="both"/>
        <w:rPr>
          <w:rFonts w:ascii="Times New Roman" w:eastAsia="Times New Roman" w:hAnsi="Times New Roman" w:cs="Times New Roman"/>
          <w:sz w:val="20"/>
          <w:szCs w:val="20"/>
        </w:rPr>
      </w:pPr>
      <w:proofErr w:type="spellStart"/>
      <w:r w:rsidRPr="001C2EDF">
        <w:rPr>
          <w:rFonts w:ascii="Times New Roman" w:eastAsia="Times New Roman" w:hAnsi="Times New Roman" w:cs="Times New Roman"/>
          <w:sz w:val="20"/>
          <w:szCs w:val="20"/>
        </w:rPr>
        <w:t>Wenlin</w:t>
      </w:r>
      <w:proofErr w:type="spellEnd"/>
      <w:r w:rsidRPr="001C2EDF">
        <w:rPr>
          <w:rFonts w:ascii="Times New Roman" w:eastAsia="Times New Roman" w:hAnsi="Times New Roman" w:cs="Times New Roman"/>
          <w:sz w:val="20"/>
          <w:szCs w:val="20"/>
        </w:rPr>
        <w:t xml:space="preserve"> Zhang, </w:t>
      </w:r>
      <w:r w:rsidRPr="009B14FB">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Saeid Habibi (2022). The Effects of Test Profile on Lithium-Ion Battery Equivalent-Circuit Model Parameterization Accuracy, IEEE Transportation Electrification Conference &amp; Expo (ITEC), pp. 1-6.</w:t>
      </w:r>
    </w:p>
    <w:p w14:paraId="7015F4BC"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3BABC36A" w14:textId="27769703" w:rsidR="00C87E47" w:rsidRDefault="00C87E47"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1C2EDF">
        <w:rPr>
          <w:rFonts w:ascii="Times New Roman" w:eastAsia="Times New Roman" w:hAnsi="Times New Roman" w:cs="Times New Roman"/>
          <w:sz w:val="20"/>
          <w:szCs w:val="20"/>
        </w:rPr>
        <w:t>Marvin Messing</w:t>
      </w:r>
      <w:r w:rsidRPr="00026D0E">
        <w:rPr>
          <w:rFonts w:ascii="Times New Roman" w:eastAsia="Times New Roman" w:hAnsi="Times New Roman" w:cs="Times New Roman"/>
          <w:sz w:val="20"/>
          <w:szCs w:val="20"/>
        </w:rPr>
        <w:t xml:space="preserve">, Tina Shoa, </w:t>
      </w:r>
      <w:r w:rsidRPr="009B14FB">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Saeid Habibi (2020). Battery SoC Estimation from EIS Using Neural Nets, IEEE Transportation Electrification Conference &amp; Expo (ITEC), pp. 588-593.</w:t>
      </w:r>
    </w:p>
    <w:p w14:paraId="516DFA30"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6C17A06A" w14:textId="0FBD0E5B" w:rsidR="00C87E47" w:rsidRDefault="00C87E47"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1C2EDF">
        <w:rPr>
          <w:rFonts w:ascii="Times New Roman" w:eastAsia="Times New Roman" w:hAnsi="Times New Roman" w:cs="Times New Roman"/>
          <w:sz w:val="20"/>
          <w:szCs w:val="20"/>
        </w:rPr>
        <w:t>Alireza Lorestani, Jorge Chebeir</w:t>
      </w:r>
      <w:r w:rsidRPr="00026D0E">
        <w:rPr>
          <w:rFonts w:ascii="Times New Roman" w:eastAsia="Times New Roman" w:hAnsi="Times New Roman" w:cs="Times New Roman"/>
          <w:sz w:val="20"/>
          <w:szCs w:val="20"/>
        </w:rPr>
        <w:t xml:space="preserve">, </w:t>
      </w:r>
      <w:r w:rsidRPr="009B14FB">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James S. Cotton (2020). A New Optimization Algorithm for Parameters Identification of Electric Vehicles’ Battery, IEEE Power &amp; Energy Society General Meeting (PESGM), pp. 1-5.</w:t>
      </w:r>
    </w:p>
    <w:p w14:paraId="448C8C9C"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0DDD5FF9" w14:textId="6C1D7A1A" w:rsidR="00D21835" w:rsidRDefault="00D21835"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1C2EDF">
        <w:rPr>
          <w:rFonts w:ascii="Times New Roman" w:eastAsia="Times New Roman" w:hAnsi="Times New Roman" w:cs="Times New Roman"/>
          <w:sz w:val="20"/>
          <w:szCs w:val="20"/>
        </w:rPr>
        <w:t>Yuhang Yang, Alice Dong, Yihui Li</w:t>
      </w:r>
      <w:r w:rsidRPr="00026D0E">
        <w:rPr>
          <w:rFonts w:ascii="Times New Roman" w:eastAsia="Times New Roman" w:hAnsi="Times New Roman" w:cs="Times New Roman"/>
          <w:sz w:val="20"/>
          <w:szCs w:val="20"/>
        </w:rPr>
        <w:t xml:space="preserve">, </w:t>
      </w:r>
      <w:r w:rsidRPr="009B14FB">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Ali Emadi (2019). Temperature Dependent State of Charge Estimation of Lithium-Ion Batteries using Long Short-Term Memory Network and Kalman Filter, IECON 2019 - 45th Annual Conference of the IEEE Industrial Electronics Society, pp. 4664-4669.</w:t>
      </w:r>
    </w:p>
    <w:p w14:paraId="776FB4C7"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2B037F5C" w14:textId="6C553EB5" w:rsidR="00057159" w:rsidRDefault="00057159"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1C2EDF">
        <w:rPr>
          <w:rFonts w:ascii="Times New Roman" w:eastAsia="Times New Roman" w:hAnsi="Times New Roman" w:cs="Times New Roman"/>
          <w:sz w:val="20"/>
          <w:szCs w:val="20"/>
        </w:rPr>
        <w:t xml:space="preserve">Carlos Vidal, Mike Haumann, Daniel Barroso, Parisa M. </w:t>
      </w:r>
      <w:proofErr w:type="spellStart"/>
      <w:r w:rsidRPr="001C2EDF">
        <w:rPr>
          <w:rFonts w:ascii="Times New Roman" w:eastAsia="Times New Roman" w:hAnsi="Times New Roman" w:cs="Times New Roman"/>
          <w:sz w:val="20"/>
          <w:szCs w:val="20"/>
        </w:rPr>
        <w:t>Shamsabadi</w:t>
      </w:r>
      <w:proofErr w:type="spellEnd"/>
      <w:r w:rsidRPr="00026D0E">
        <w:rPr>
          <w:rFonts w:ascii="Times New Roman" w:eastAsia="Times New Roman" w:hAnsi="Times New Roman" w:cs="Times New Roman"/>
          <w:sz w:val="20"/>
          <w:szCs w:val="20"/>
        </w:rPr>
        <w:t xml:space="preserve">, </w:t>
      </w:r>
      <w:proofErr w:type="spellStart"/>
      <w:r w:rsidRPr="00026D0E">
        <w:rPr>
          <w:rFonts w:ascii="Times New Roman" w:eastAsia="Times New Roman" w:hAnsi="Times New Roman" w:cs="Times New Roman"/>
          <w:sz w:val="20"/>
          <w:szCs w:val="20"/>
        </w:rPr>
        <w:t>Atriya</w:t>
      </w:r>
      <w:proofErr w:type="spellEnd"/>
      <w:r w:rsidRPr="00026D0E">
        <w:rPr>
          <w:rFonts w:ascii="Times New Roman" w:eastAsia="Times New Roman" w:hAnsi="Times New Roman" w:cs="Times New Roman"/>
          <w:sz w:val="20"/>
          <w:szCs w:val="20"/>
        </w:rPr>
        <w:t xml:space="preserve"> Biswas, Ephrem Chemali, </w:t>
      </w:r>
      <w:r w:rsidRPr="00F4732A">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Ali Emadi (2018). Hybrid Energy Storage System State-of-Charge Estimation using Artificial Neural Network for Micro-Hybrid Applications, IEEE Transportation Electrification Conference and Expo (ITEC), pp. 1-6.</w:t>
      </w:r>
    </w:p>
    <w:p w14:paraId="3B0F8413"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274B1CF9" w14:textId="7B91EEF3" w:rsidR="00732141" w:rsidRDefault="00732141" w:rsidP="00404CD8">
      <w:pPr>
        <w:widowControl w:val="0"/>
        <w:numPr>
          <w:ilvl w:val="0"/>
          <w:numId w:val="13"/>
        </w:numPr>
        <w:spacing w:after="0" w:line="240" w:lineRule="auto"/>
        <w:jc w:val="both"/>
        <w:rPr>
          <w:rFonts w:ascii="Times New Roman" w:eastAsia="Times New Roman" w:hAnsi="Times New Roman" w:cs="Times New Roman"/>
          <w:sz w:val="20"/>
          <w:szCs w:val="20"/>
        </w:rPr>
      </w:pPr>
      <w:proofErr w:type="spellStart"/>
      <w:r w:rsidRPr="001C2EDF">
        <w:rPr>
          <w:rFonts w:ascii="Times New Roman" w:eastAsia="Times New Roman" w:hAnsi="Times New Roman" w:cs="Times New Roman"/>
          <w:sz w:val="20"/>
          <w:szCs w:val="20"/>
        </w:rPr>
        <w:t>Atriya</w:t>
      </w:r>
      <w:proofErr w:type="spellEnd"/>
      <w:r w:rsidRPr="001C2EDF">
        <w:rPr>
          <w:rFonts w:ascii="Times New Roman" w:eastAsia="Times New Roman" w:hAnsi="Times New Roman" w:cs="Times New Roman"/>
          <w:sz w:val="20"/>
          <w:szCs w:val="20"/>
        </w:rPr>
        <w:t xml:space="preserve"> Biswas,</w:t>
      </w:r>
      <w:r w:rsidRPr="00026D0E">
        <w:rPr>
          <w:rFonts w:ascii="Times New Roman" w:eastAsia="Times New Roman" w:hAnsi="Times New Roman" w:cs="Times New Roman"/>
          <w:sz w:val="20"/>
          <w:szCs w:val="20"/>
        </w:rPr>
        <w:t xml:space="preserve"> Ran Gu, Phillip Kollmeyer, </w:t>
      </w:r>
      <w:r w:rsidRPr="00F4732A">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Ali Emadi (2018). Simultaneous State and Parameter Estimation of Li-Ion Battery with One State Hysteresis Model using Augmented Unscented Kalman Filter, IEEE Transportation Electrification Conference and Expo (ITEC), pp. 1-6.</w:t>
      </w:r>
    </w:p>
    <w:p w14:paraId="5EC6E946"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2DFB2342" w14:textId="422E4B49" w:rsidR="00AD216C" w:rsidRDefault="00AD216C"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1C2EDF">
        <w:rPr>
          <w:rFonts w:ascii="Times New Roman" w:eastAsia="Times New Roman" w:hAnsi="Times New Roman" w:cs="Times New Roman"/>
          <w:sz w:val="20"/>
          <w:szCs w:val="20"/>
        </w:rPr>
        <w:t>Mahmoud Ismail, Rioch Dlyma, Ahmed Elrakaybi,</w:t>
      </w:r>
      <w:r w:rsidRPr="00026D0E">
        <w:rPr>
          <w:rFonts w:ascii="Times New Roman" w:eastAsia="Times New Roman" w:hAnsi="Times New Roman" w:cs="Times New Roman"/>
          <w:sz w:val="20"/>
          <w:szCs w:val="20"/>
        </w:rPr>
        <w:t xml:space="preserve"> </w:t>
      </w:r>
      <w:r w:rsidRPr="00F4732A">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xml:space="preserve">, Saeid Habibi (2017). Battery State of Charge Estimation using an Artificial Neural Network, IEEE Transportation Electrification Conference and </w:t>
      </w:r>
      <w:r w:rsidRPr="00026D0E">
        <w:rPr>
          <w:rFonts w:ascii="Times New Roman" w:eastAsia="Times New Roman" w:hAnsi="Times New Roman" w:cs="Times New Roman"/>
          <w:sz w:val="20"/>
          <w:szCs w:val="20"/>
        </w:rPr>
        <w:lastRenderedPageBreak/>
        <w:t>Expo (ITEC), pp. 1-6.</w:t>
      </w:r>
    </w:p>
    <w:p w14:paraId="7CF8D9A7"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621B9139" w14:textId="76235DAC" w:rsidR="005036EA" w:rsidRDefault="005036EA"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1C2EDF">
        <w:rPr>
          <w:rFonts w:ascii="Times New Roman" w:eastAsia="Times New Roman" w:hAnsi="Times New Roman" w:cs="Times New Roman"/>
          <w:sz w:val="20"/>
          <w:szCs w:val="20"/>
        </w:rPr>
        <w:t>Hamed H. Afshari, Mina Attari,</w:t>
      </w:r>
      <w:r w:rsidRPr="00026D0E">
        <w:rPr>
          <w:rFonts w:ascii="Times New Roman" w:eastAsia="Times New Roman" w:hAnsi="Times New Roman" w:cs="Times New Roman"/>
          <w:sz w:val="20"/>
          <w:szCs w:val="20"/>
        </w:rPr>
        <w:t xml:space="preserve"> </w:t>
      </w:r>
      <w:r w:rsidRPr="00F4732A">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Mohamad Farag, Saeid Habibi (2016). Modeling, Parameterization, and State of Charge Estimation of Li-Ion Cells using a Circuit Model, IEEE Transportation Electrification Conference and Expo (ITEC), pp. 1-6.</w:t>
      </w:r>
    </w:p>
    <w:p w14:paraId="52E9018B"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62DADAA4" w14:textId="44CEB2F4" w:rsidR="002230C8" w:rsidRDefault="002230C8"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1C2EDF">
        <w:rPr>
          <w:rFonts w:ascii="Times New Roman" w:eastAsia="Times New Roman" w:hAnsi="Times New Roman" w:cs="Times New Roman"/>
          <w:sz w:val="20"/>
          <w:szCs w:val="20"/>
        </w:rPr>
        <w:t>Hamed H. Afshari,</w:t>
      </w:r>
      <w:r w:rsidRPr="00026D0E">
        <w:rPr>
          <w:rFonts w:ascii="Times New Roman" w:eastAsia="Times New Roman" w:hAnsi="Times New Roman" w:cs="Times New Roman"/>
          <w:sz w:val="20"/>
          <w:szCs w:val="20"/>
        </w:rPr>
        <w:t xml:space="preserve"> </w:t>
      </w:r>
      <w:r w:rsidRPr="00F4732A">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Mohamad Farag, Saeid Habibi (2016). Dynamic Analysis of a Li-Iron Phosphate Cell using the Electro-Chemical Modelling Approach, IEEE Transportation Electrification Conference and Expo (ITEC), pp. 1-6.</w:t>
      </w:r>
    </w:p>
    <w:p w14:paraId="031D7BD9"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52174DFD" w14:textId="16EFE242" w:rsidR="00584607" w:rsidRDefault="00584607"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667A05">
        <w:rPr>
          <w:rFonts w:ascii="Times New Roman" w:eastAsia="Times New Roman" w:hAnsi="Times New Roman" w:cs="Times New Roman"/>
          <w:sz w:val="20"/>
          <w:szCs w:val="20"/>
        </w:rPr>
        <w:t>Bharat Agrawal, Michael Adam, Brynn Vadala, Hannah Koke</w:t>
      </w:r>
      <w:r w:rsidRPr="00026D0E">
        <w:rPr>
          <w:rFonts w:ascii="Times New Roman" w:eastAsia="Times New Roman" w:hAnsi="Times New Roman" w:cs="Times New Roman"/>
          <w:sz w:val="20"/>
          <w:szCs w:val="20"/>
        </w:rPr>
        <w:t xml:space="preserve">, Lucas McCurlie, Matthias Preindl, </w:t>
      </w:r>
      <w:r w:rsidRPr="00F4732A">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Ali Emadi (2016). Non-Dissipative Battery Cell Balancing using Half Bridge Switching Circuit, IEEE Transportation Electrification Conference and Expo (ITEC), pp. 1-6.</w:t>
      </w:r>
    </w:p>
    <w:p w14:paraId="7CE9D0D6"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5D670024" w14:textId="51163696" w:rsidR="00584607" w:rsidRDefault="00584607" w:rsidP="00404CD8">
      <w:pPr>
        <w:widowControl w:val="0"/>
        <w:numPr>
          <w:ilvl w:val="0"/>
          <w:numId w:val="13"/>
        </w:numPr>
        <w:spacing w:after="0" w:line="240" w:lineRule="auto"/>
        <w:jc w:val="both"/>
        <w:rPr>
          <w:rFonts w:ascii="Times New Roman" w:eastAsia="Times New Roman" w:hAnsi="Times New Roman" w:cs="Times New Roman"/>
          <w:sz w:val="20"/>
          <w:szCs w:val="20"/>
        </w:rPr>
      </w:pPr>
      <w:proofErr w:type="spellStart"/>
      <w:r w:rsidRPr="00667A05">
        <w:rPr>
          <w:rFonts w:ascii="Times New Roman" w:eastAsia="Times New Roman" w:hAnsi="Times New Roman" w:cs="Times New Roman"/>
          <w:sz w:val="20"/>
          <w:szCs w:val="20"/>
        </w:rPr>
        <w:t>Weizhong</w:t>
      </w:r>
      <w:proofErr w:type="spellEnd"/>
      <w:r w:rsidRPr="00667A05">
        <w:rPr>
          <w:rFonts w:ascii="Times New Roman" w:eastAsia="Times New Roman" w:hAnsi="Times New Roman" w:cs="Times New Roman"/>
          <w:sz w:val="20"/>
          <w:szCs w:val="20"/>
        </w:rPr>
        <w:t xml:space="preserve"> Wang, </w:t>
      </w:r>
      <w:proofErr w:type="spellStart"/>
      <w:r w:rsidRPr="00667A05">
        <w:rPr>
          <w:rFonts w:ascii="Times New Roman" w:eastAsia="Times New Roman" w:hAnsi="Times New Roman" w:cs="Times New Roman"/>
          <w:sz w:val="20"/>
          <w:szCs w:val="20"/>
        </w:rPr>
        <w:t>Deqiang</w:t>
      </w:r>
      <w:proofErr w:type="spellEnd"/>
      <w:r w:rsidRPr="00667A05">
        <w:rPr>
          <w:rFonts w:ascii="Times New Roman" w:eastAsia="Times New Roman" w:hAnsi="Times New Roman" w:cs="Times New Roman"/>
          <w:sz w:val="20"/>
          <w:szCs w:val="20"/>
        </w:rPr>
        <w:t xml:space="preserve"> Wang, Xiao Wang, </w:t>
      </w:r>
      <w:proofErr w:type="spellStart"/>
      <w:r w:rsidRPr="00667A05">
        <w:rPr>
          <w:rFonts w:ascii="Times New Roman" w:eastAsia="Times New Roman" w:hAnsi="Times New Roman" w:cs="Times New Roman"/>
          <w:sz w:val="20"/>
          <w:szCs w:val="20"/>
        </w:rPr>
        <w:t>Tongrui</w:t>
      </w:r>
      <w:proofErr w:type="spellEnd"/>
      <w:r w:rsidRPr="00667A05">
        <w:rPr>
          <w:rFonts w:ascii="Times New Roman" w:eastAsia="Times New Roman" w:hAnsi="Times New Roman" w:cs="Times New Roman"/>
          <w:sz w:val="20"/>
          <w:szCs w:val="20"/>
        </w:rPr>
        <w:t xml:space="preserve"> Li, </w:t>
      </w:r>
      <w:r w:rsidRPr="00667A05">
        <w:rPr>
          <w:rFonts w:ascii="Times New Roman" w:eastAsia="Times New Roman" w:hAnsi="Times New Roman" w:cs="Times New Roman"/>
          <w:sz w:val="20"/>
          <w:szCs w:val="20"/>
          <w:u w:val="single"/>
        </w:rPr>
        <w:t>Ryan Ahmed</w:t>
      </w:r>
      <w:r w:rsidRPr="00667A05">
        <w:rPr>
          <w:rFonts w:ascii="Times New Roman" w:eastAsia="Times New Roman" w:hAnsi="Times New Roman" w:cs="Times New Roman"/>
          <w:sz w:val="20"/>
          <w:szCs w:val="20"/>
        </w:rPr>
        <w:t>, Saeid Habibi</w:t>
      </w:r>
      <w:r w:rsidRPr="00026D0E">
        <w:rPr>
          <w:rFonts w:ascii="Times New Roman" w:eastAsia="Times New Roman" w:hAnsi="Times New Roman" w:cs="Times New Roman"/>
          <w:sz w:val="20"/>
          <w:szCs w:val="20"/>
        </w:rPr>
        <w:t>, Ali Emadi (2016). Comparison of Kalman Filter Based State of Charge Estimation Strategies for Li-Ion Batteries, IEEE Transportation Electrification Conference and Expo (ITEC), pp. 1-6.</w:t>
      </w:r>
    </w:p>
    <w:p w14:paraId="79855082"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6CBAB7F6" w14:textId="24F61BE2" w:rsidR="00724325" w:rsidRDefault="00724325"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667A05">
        <w:rPr>
          <w:rFonts w:ascii="Times New Roman" w:eastAsia="Times New Roman" w:hAnsi="Times New Roman" w:cs="Times New Roman"/>
          <w:sz w:val="20"/>
          <w:szCs w:val="20"/>
        </w:rPr>
        <w:t xml:space="preserve">Ephrem Chemali, Lucas McCurlie, Brock Howey, Tyler Stiene, Mohammad </w:t>
      </w:r>
      <w:proofErr w:type="spellStart"/>
      <w:r w:rsidRPr="00667A05">
        <w:rPr>
          <w:rFonts w:ascii="Times New Roman" w:eastAsia="Times New Roman" w:hAnsi="Times New Roman" w:cs="Times New Roman"/>
          <w:sz w:val="20"/>
          <w:szCs w:val="20"/>
        </w:rPr>
        <w:t>Mizanoor</w:t>
      </w:r>
      <w:proofErr w:type="spellEnd"/>
      <w:r w:rsidRPr="00667A05">
        <w:rPr>
          <w:rFonts w:ascii="Times New Roman" w:eastAsia="Times New Roman" w:hAnsi="Times New Roman" w:cs="Times New Roman"/>
          <w:sz w:val="20"/>
          <w:szCs w:val="20"/>
        </w:rPr>
        <w:t xml:space="preserve"> Rahman,</w:t>
      </w:r>
      <w:r w:rsidRPr="00026D0E">
        <w:rPr>
          <w:rFonts w:ascii="Times New Roman" w:eastAsia="Times New Roman" w:hAnsi="Times New Roman" w:cs="Times New Roman"/>
          <w:sz w:val="20"/>
          <w:szCs w:val="20"/>
        </w:rPr>
        <w:t xml:space="preserve"> Matthias Preindl, </w:t>
      </w:r>
      <w:r w:rsidRPr="00F4732A">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Ali Emadi (2015). Minimizing Battery Wear in a Hybrid Energy Storage System using a Linear Quadratic Regulator, IECON 2015 - 41st Annual Conference of the IEEE Industrial Electronics Society, pp. 001800-001805.</w:t>
      </w:r>
    </w:p>
    <w:p w14:paraId="3D90B2BB"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04D25231" w14:textId="6B36C8A8" w:rsidR="00DC30A5" w:rsidRDefault="00DC30A5"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667A05">
        <w:rPr>
          <w:rFonts w:ascii="Times New Roman" w:eastAsia="Times New Roman" w:hAnsi="Times New Roman" w:cs="Times New Roman"/>
          <w:sz w:val="20"/>
          <w:szCs w:val="20"/>
        </w:rPr>
        <w:t xml:space="preserve">Kavya Prabha Divakarla, </w:t>
      </w:r>
      <w:proofErr w:type="spellStart"/>
      <w:r w:rsidRPr="00667A05">
        <w:rPr>
          <w:rFonts w:ascii="Times New Roman" w:eastAsia="Times New Roman" w:hAnsi="Times New Roman" w:cs="Times New Roman"/>
          <w:sz w:val="20"/>
          <w:szCs w:val="20"/>
        </w:rPr>
        <w:t>Shamsuddeen</w:t>
      </w:r>
      <w:proofErr w:type="spellEnd"/>
      <w:r w:rsidRPr="00667A05">
        <w:rPr>
          <w:rFonts w:ascii="Times New Roman" w:eastAsia="Times New Roman" w:hAnsi="Times New Roman" w:cs="Times New Roman"/>
          <w:sz w:val="20"/>
          <w:szCs w:val="20"/>
        </w:rPr>
        <w:t xml:space="preserve"> </w:t>
      </w:r>
      <w:proofErr w:type="spellStart"/>
      <w:r w:rsidRPr="00667A05">
        <w:rPr>
          <w:rFonts w:ascii="Times New Roman" w:eastAsia="Times New Roman" w:hAnsi="Times New Roman" w:cs="Times New Roman"/>
          <w:sz w:val="20"/>
          <w:szCs w:val="20"/>
        </w:rPr>
        <w:t>Nalakath</w:t>
      </w:r>
      <w:proofErr w:type="spellEnd"/>
      <w:r w:rsidRPr="00667A05">
        <w:rPr>
          <w:rFonts w:ascii="Times New Roman" w:eastAsia="Times New Roman" w:hAnsi="Times New Roman" w:cs="Times New Roman"/>
          <w:sz w:val="20"/>
          <w:szCs w:val="20"/>
        </w:rPr>
        <w:t>, Martin Drennan</w:t>
      </w:r>
      <w:r w:rsidRPr="00026D0E">
        <w:rPr>
          <w:rFonts w:ascii="Times New Roman" w:eastAsia="Times New Roman" w:hAnsi="Times New Roman" w:cs="Times New Roman"/>
          <w:sz w:val="20"/>
          <w:szCs w:val="20"/>
        </w:rPr>
        <w:t xml:space="preserve">, </w:t>
      </w:r>
      <w:r w:rsidRPr="00F4732A">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xml:space="preserve">, Ali Emadi, </w:t>
      </w:r>
      <w:proofErr w:type="spellStart"/>
      <w:r w:rsidRPr="00026D0E">
        <w:rPr>
          <w:rFonts w:ascii="Times New Roman" w:eastAsia="Times New Roman" w:hAnsi="Times New Roman" w:cs="Times New Roman"/>
          <w:sz w:val="20"/>
          <w:szCs w:val="20"/>
        </w:rPr>
        <w:t>Saiedeh</w:t>
      </w:r>
      <w:proofErr w:type="spellEnd"/>
      <w:r w:rsidRPr="00026D0E">
        <w:rPr>
          <w:rFonts w:ascii="Times New Roman" w:eastAsia="Times New Roman" w:hAnsi="Times New Roman" w:cs="Times New Roman"/>
          <w:sz w:val="20"/>
          <w:szCs w:val="20"/>
        </w:rPr>
        <w:t xml:space="preserve"> Razavi (2015). Battery Characterization and State of Charge Prediction for Different Journey Conditions with the Help of the "Journey Mapping" Concept, IECON 2015 - 41st Annual Conference of the IEEE Industrial Electronics Society, pp. 001240-001245.</w:t>
      </w:r>
    </w:p>
    <w:p w14:paraId="0490CC19"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53846B55" w14:textId="07497749" w:rsidR="0004548A" w:rsidRDefault="0004548A"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667A05">
        <w:rPr>
          <w:rFonts w:ascii="Times New Roman" w:eastAsia="Times New Roman" w:hAnsi="Times New Roman" w:cs="Times New Roman"/>
          <w:sz w:val="20"/>
          <w:szCs w:val="20"/>
        </w:rPr>
        <w:t>Hamed Hossein Afshari</w:t>
      </w:r>
      <w:r w:rsidRPr="00026D0E">
        <w:rPr>
          <w:rFonts w:ascii="Times New Roman" w:eastAsia="Times New Roman" w:hAnsi="Times New Roman" w:cs="Times New Roman"/>
          <w:sz w:val="20"/>
          <w:szCs w:val="20"/>
        </w:rPr>
        <w:t xml:space="preserve">, Andrew Gadsden, </w:t>
      </w:r>
      <w:r w:rsidRPr="00F4732A">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Saeid Habibi (2015). State of Charge Estimation of Li-Ion Batteries Using the Dynamic 2nd Order Smooth Variable Structure Filter, 25th Canadian Congress of Applied Mechanics (CANCAM 2015), pp. 1-6.</w:t>
      </w:r>
    </w:p>
    <w:p w14:paraId="74BF9B52"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794FD32E" w14:textId="77777777" w:rsidR="0004548A" w:rsidRDefault="0004548A" w:rsidP="00404CD8">
      <w:pPr>
        <w:widowControl w:val="0"/>
        <w:numPr>
          <w:ilvl w:val="0"/>
          <w:numId w:val="13"/>
        </w:numPr>
        <w:spacing w:after="0" w:line="240" w:lineRule="auto"/>
        <w:jc w:val="both"/>
        <w:rPr>
          <w:rFonts w:ascii="Times New Roman" w:eastAsia="Times New Roman" w:hAnsi="Times New Roman" w:cs="Times New Roman"/>
          <w:sz w:val="20"/>
          <w:szCs w:val="20"/>
        </w:rPr>
      </w:pPr>
      <w:proofErr w:type="spellStart"/>
      <w:r w:rsidRPr="00667A05">
        <w:rPr>
          <w:rFonts w:ascii="Times New Roman" w:eastAsia="Times New Roman" w:hAnsi="Times New Roman" w:cs="Times New Roman"/>
          <w:sz w:val="20"/>
          <w:szCs w:val="20"/>
        </w:rPr>
        <w:t>Ienkaran</w:t>
      </w:r>
      <w:proofErr w:type="spellEnd"/>
      <w:r w:rsidRPr="00667A05">
        <w:rPr>
          <w:rFonts w:ascii="Times New Roman" w:eastAsia="Times New Roman" w:hAnsi="Times New Roman" w:cs="Times New Roman"/>
          <w:sz w:val="20"/>
          <w:szCs w:val="20"/>
        </w:rPr>
        <w:t xml:space="preserve"> Arasaratnam</w:t>
      </w:r>
      <w:r w:rsidRPr="00026D0E">
        <w:rPr>
          <w:rFonts w:ascii="Times New Roman" w:eastAsia="Times New Roman" w:hAnsi="Times New Roman" w:cs="Times New Roman"/>
          <w:sz w:val="20"/>
          <w:szCs w:val="20"/>
        </w:rPr>
        <w:t xml:space="preserve">, Jimi Tjong, </w:t>
      </w:r>
      <w:r w:rsidRPr="00F4732A">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xml:space="preserve"> (2014). Battery Management System in the Bayesian Paradigm: Part I: SOC Estimation, IEEE Transportation Electrification Conference and Expo (ITEC), pp. 1-6.</w:t>
      </w:r>
    </w:p>
    <w:p w14:paraId="1006C56D"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49BE5809" w14:textId="6747F573" w:rsidR="00755320" w:rsidRDefault="00755320" w:rsidP="00404CD8">
      <w:pPr>
        <w:widowControl w:val="0"/>
        <w:numPr>
          <w:ilvl w:val="0"/>
          <w:numId w:val="13"/>
        </w:numPr>
        <w:spacing w:after="0" w:line="240" w:lineRule="auto"/>
        <w:jc w:val="both"/>
        <w:rPr>
          <w:rFonts w:ascii="Times New Roman" w:eastAsia="Times New Roman" w:hAnsi="Times New Roman" w:cs="Times New Roman"/>
          <w:sz w:val="20"/>
          <w:szCs w:val="20"/>
        </w:rPr>
      </w:pPr>
      <w:proofErr w:type="spellStart"/>
      <w:r w:rsidRPr="00667A05">
        <w:rPr>
          <w:rFonts w:ascii="Times New Roman" w:eastAsia="Times New Roman" w:hAnsi="Times New Roman" w:cs="Times New Roman"/>
          <w:sz w:val="20"/>
          <w:szCs w:val="20"/>
        </w:rPr>
        <w:t>Ienkaran</w:t>
      </w:r>
      <w:proofErr w:type="spellEnd"/>
      <w:r w:rsidRPr="00667A05">
        <w:rPr>
          <w:rFonts w:ascii="Times New Roman" w:eastAsia="Times New Roman" w:hAnsi="Times New Roman" w:cs="Times New Roman"/>
          <w:sz w:val="20"/>
          <w:szCs w:val="20"/>
        </w:rPr>
        <w:t xml:space="preserve"> Arasaratnam,</w:t>
      </w:r>
      <w:r w:rsidRPr="00026D0E">
        <w:rPr>
          <w:rFonts w:ascii="Times New Roman" w:eastAsia="Times New Roman" w:hAnsi="Times New Roman" w:cs="Times New Roman"/>
          <w:sz w:val="20"/>
          <w:szCs w:val="20"/>
        </w:rPr>
        <w:t xml:space="preserve"> J. Tjong, </w:t>
      </w:r>
      <w:r w:rsidRPr="00F4732A">
        <w:rPr>
          <w:rFonts w:ascii="Times New Roman" w:eastAsia="Times New Roman" w:hAnsi="Times New Roman" w:cs="Times New Roman"/>
          <w:sz w:val="20"/>
          <w:szCs w:val="20"/>
          <w:u w:val="single"/>
        </w:rPr>
        <w:t>R</w:t>
      </w:r>
      <w:r w:rsidR="00981DC9" w:rsidRPr="00F4732A">
        <w:rPr>
          <w:rFonts w:ascii="Times New Roman" w:eastAsia="Times New Roman" w:hAnsi="Times New Roman" w:cs="Times New Roman"/>
          <w:sz w:val="20"/>
          <w:szCs w:val="20"/>
          <w:u w:val="single"/>
        </w:rPr>
        <w:t>yan</w:t>
      </w:r>
      <w:r w:rsidRPr="00F4732A">
        <w:rPr>
          <w:rFonts w:ascii="Times New Roman" w:eastAsia="Times New Roman" w:hAnsi="Times New Roman" w:cs="Times New Roman"/>
          <w:sz w:val="20"/>
          <w:szCs w:val="20"/>
          <w:u w:val="single"/>
        </w:rPr>
        <w:t xml:space="preserve"> Ahmed</w:t>
      </w:r>
      <w:r w:rsidRPr="00026D0E">
        <w:rPr>
          <w:rFonts w:ascii="Times New Roman" w:eastAsia="Times New Roman" w:hAnsi="Times New Roman" w:cs="Times New Roman"/>
          <w:sz w:val="20"/>
          <w:szCs w:val="20"/>
        </w:rPr>
        <w:t xml:space="preserve"> (2014). Novel Battery SOC/SOP/SOH Estimation Algorithms in a Unified Framework, IEEE Energy Conversion Congress and Exposition (ECCE), pp. 1-6.</w:t>
      </w:r>
    </w:p>
    <w:p w14:paraId="7961C30E"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14F12DC7" w14:textId="221DEB1F" w:rsidR="00981DC9" w:rsidRDefault="00981DC9" w:rsidP="00404CD8">
      <w:pPr>
        <w:widowControl w:val="0"/>
        <w:numPr>
          <w:ilvl w:val="0"/>
          <w:numId w:val="13"/>
        </w:numPr>
        <w:spacing w:after="0" w:line="240" w:lineRule="auto"/>
        <w:jc w:val="both"/>
        <w:rPr>
          <w:rFonts w:ascii="Times New Roman" w:eastAsia="Times New Roman" w:hAnsi="Times New Roman" w:cs="Times New Roman"/>
          <w:sz w:val="20"/>
          <w:szCs w:val="20"/>
        </w:rPr>
      </w:pPr>
      <w:proofErr w:type="spellStart"/>
      <w:r w:rsidRPr="00667A05">
        <w:rPr>
          <w:rFonts w:ascii="Times New Roman" w:eastAsia="Times New Roman" w:hAnsi="Times New Roman" w:cs="Times New Roman"/>
          <w:sz w:val="20"/>
          <w:szCs w:val="20"/>
        </w:rPr>
        <w:t>Ienkaran</w:t>
      </w:r>
      <w:proofErr w:type="spellEnd"/>
      <w:r w:rsidRPr="00667A05">
        <w:rPr>
          <w:rFonts w:ascii="Times New Roman" w:eastAsia="Times New Roman" w:hAnsi="Times New Roman" w:cs="Times New Roman"/>
          <w:sz w:val="20"/>
          <w:szCs w:val="20"/>
        </w:rPr>
        <w:t xml:space="preserve"> Arasaratnam, Jimi Tjong, </w:t>
      </w:r>
      <w:r w:rsidRPr="00667A05">
        <w:rPr>
          <w:rFonts w:ascii="Times New Roman" w:eastAsia="Times New Roman" w:hAnsi="Times New Roman" w:cs="Times New Roman"/>
          <w:sz w:val="20"/>
          <w:szCs w:val="20"/>
          <w:u w:val="single"/>
        </w:rPr>
        <w:t>Ryan Ahmed</w:t>
      </w:r>
      <w:r w:rsidRPr="00667A05">
        <w:rPr>
          <w:rFonts w:ascii="Times New Roman" w:eastAsia="Times New Roman" w:hAnsi="Times New Roman" w:cs="Times New Roman"/>
          <w:sz w:val="20"/>
          <w:szCs w:val="20"/>
        </w:rPr>
        <w:t>, Mohammed El-Sayed,</w:t>
      </w:r>
      <w:r w:rsidRPr="00026D0E">
        <w:rPr>
          <w:rFonts w:ascii="Times New Roman" w:eastAsia="Times New Roman" w:hAnsi="Times New Roman" w:cs="Times New Roman"/>
          <w:sz w:val="20"/>
          <w:szCs w:val="20"/>
        </w:rPr>
        <w:t xml:space="preserve"> Saeid Habibi (2013). Adaptive Temperature Monitoring for Battery Thermal Management, IEEE Transportation Electrification Conference and Expo (ITEC), pp. 1-6.</w:t>
      </w:r>
    </w:p>
    <w:p w14:paraId="76D9A1EA"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254A3D59" w14:textId="7BEE47C0" w:rsidR="00C73E33" w:rsidRDefault="00C73E33" w:rsidP="00404CD8">
      <w:pPr>
        <w:widowControl w:val="0"/>
        <w:numPr>
          <w:ilvl w:val="0"/>
          <w:numId w:val="13"/>
        </w:numPr>
        <w:spacing w:after="0" w:line="240" w:lineRule="auto"/>
        <w:jc w:val="both"/>
        <w:rPr>
          <w:rFonts w:ascii="Times New Roman" w:eastAsia="Times New Roman" w:hAnsi="Times New Roman" w:cs="Times New Roman"/>
          <w:sz w:val="20"/>
          <w:szCs w:val="20"/>
        </w:rPr>
      </w:pPr>
      <w:proofErr w:type="spellStart"/>
      <w:r w:rsidRPr="00667A05">
        <w:rPr>
          <w:rFonts w:ascii="Times New Roman" w:eastAsia="Times New Roman" w:hAnsi="Times New Roman" w:cs="Times New Roman"/>
          <w:sz w:val="20"/>
          <w:szCs w:val="20"/>
        </w:rPr>
        <w:t>Ienkaran</w:t>
      </w:r>
      <w:proofErr w:type="spellEnd"/>
      <w:r w:rsidRPr="00667A05">
        <w:rPr>
          <w:rFonts w:ascii="Times New Roman" w:eastAsia="Times New Roman" w:hAnsi="Times New Roman" w:cs="Times New Roman"/>
          <w:sz w:val="20"/>
          <w:szCs w:val="20"/>
        </w:rPr>
        <w:t xml:space="preserve"> Arasaratnam,</w:t>
      </w:r>
      <w:r w:rsidRPr="00026D0E">
        <w:rPr>
          <w:rFonts w:ascii="Times New Roman" w:eastAsia="Times New Roman" w:hAnsi="Times New Roman" w:cs="Times New Roman"/>
          <w:sz w:val="20"/>
          <w:szCs w:val="20"/>
        </w:rPr>
        <w:t xml:space="preserve"> </w:t>
      </w:r>
      <w:r w:rsidRPr="00F4732A">
        <w:rPr>
          <w:rFonts w:ascii="Times New Roman" w:eastAsia="Times New Roman" w:hAnsi="Times New Roman" w:cs="Times New Roman"/>
          <w:sz w:val="20"/>
          <w:szCs w:val="20"/>
          <w:u w:val="single"/>
        </w:rPr>
        <w:t>Ryan Ahmed</w:t>
      </w:r>
      <w:r w:rsidRPr="00026D0E">
        <w:rPr>
          <w:rFonts w:ascii="Times New Roman" w:eastAsia="Times New Roman" w:hAnsi="Times New Roman" w:cs="Times New Roman"/>
          <w:sz w:val="20"/>
          <w:szCs w:val="20"/>
        </w:rPr>
        <w:t>, Mohammed El-Sayed, Jimi Tjong, Saeid Habibi (2013). Li-Ion Battery SoC Estimation Using a Bayesian Tracker, SAE Technical Paper 2013-01-1530, pp. 1-18.</w:t>
      </w:r>
    </w:p>
    <w:p w14:paraId="5E3B3C03"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1D2143EE" w14:textId="4BC89743" w:rsidR="00C73E33" w:rsidRDefault="00C73E33" w:rsidP="00404CD8">
      <w:pPr>
        <w:widowControl w:val="0"/>
        <w:numPr>
          <w:ilvl w:val="0"/>
          <w:numId w:val="13"/>
        </w:numPr>
        <w:spacing w:after="0" w:line="240" w:lineRule="auto"/>
        <w:jc w:val="both"/>
        <w:rPr>
          <w:rFonts w:ascii="Times New Roman" w:eastAsia="Times New Roman" w:hAnsi="Times New Roman" w:cs="Times New Roman"/>
          <w:sz w:val="20"/>
          <w:szCs w:val="20"/>
        </w:rPr>
      </w:pPr>
      <w:r w:rsidRPr="00667A05">
        <w:rPr>
          <w:rFonts w:ascii="Times New Roman" w:eastAsia="Times New Roman" w:hAnsi="Times New Roman" w:cs="Times New Roman"/>
          <w:sz w:val="20"/>
          <w:szCs w:val="20"/>
        </w:rPr>
        <w:t xml:space="preserve">Mohammed Farag, </w:t>
      </w:r>
      <w:r w:rsidRPr="00F4732A">
        <w:rPr>
          <w:rFonts w:ascii="Times New Roman" w:eastAsia="Times New Roman" w:hAnsi="Times New Roman" w:cs="Times New Roman"/>
          <w:sz w:val="20"/>
          <w:szCs w:val="20"/>
          <w:u w:val="single"/>
        </w:rPr>
        <w:t>Ryan Ahmed</w:t>
      </w:r>
      <w:r w:rsidRPr="00BC1E52">
        <w:rPr>
          <w:rFonts w:ascii="Times New Roman" w:eastAsia="Times New Roman" w:hAnsi="Times New Roman" w:cs="Times New Roman"/>
          <w:sz w:val="20"/>
          <w:szCs w:val="20"/>
        </w:rPr>
        <w:t>,</w:t>
      </w:r>
      <w:r w:rsidRPr="00026D0E">
        <w:rPr>
          <w:rFonts w:ascii="Times New Roman" w:eastAsia="Times New Roman" w:hAnsi="Times New Roman" w:cs="Times New Roman"/>
          <w:b/>
          <w:bCs/>
          <w:sz w:val="20"/>
          <w:szCs w:val="20"/>
        </w:rPr>
        <w:t xml:space="preserve"> </w:t>
      </w:r>
      <w:r w:rsidRPr="00F4732A">
        <w:rPr>
          <w:rFonts w:ascii="Times New Roman" w:eastAsia="Times New Roman" w:hAnsi="Times New Roman" w:cs="Times New Roman"/>
          <w:sz w:val="20"/>
          <w:szCs w:val="20"/>
        </w:rPr>
        <w:t>S.A. Gadsden</w:t>
      </w:r>
      <w:r w:rsidRPr="00026D0E">
        <w:rPr>
          <w:rFonts w:ascii="Times New Roman" w:eastAsia="Times New Roman" w:hAnsi="Times New Roman" w:cs="Times New Roman"/>
          <w:b/>
          <w:bCs/>
          <w:sz w:val="20"/>
          <w:szCs w:val="20"/>
        </w:rPr>
        <w:t>,</w:t>
      </w:r>
      <w:r w:rsidRPr="00026D0E">
        <w:rPr>
          <w:rFonts w:ascii="Times New Roman" w:eastAsia="Times New Roman" w:hAnsi="Times New Roman" w:cs="Times New Roman"/>
          <w:sz w:val="20"/>
          <w:szCs w:val="20"/>
        </w:rPr>
        <w:t xml:space="preserve"> S.R. Habibi, J. Tjong (2012). A Comparative Study of Li-Ion Battery Models and Nonlinear Dual Estimation Strategies, IEEE Transportation Electrification Conference and Expo (ITEC), pp. 1-6.</w:t>
      </w:r>
    </w:p>
    <w:p w14:paraId="59865FCA" w14:textId="77777777" w:rsidR="00404CD8" w:rsidRPr="00026D0E" w:rsidRDefault="00404CD8" w:rsidP="00404CD8">
      <w:pPr>
        <w:widowControl w:val="0"/>
        <w:spacing w:after="0" w:line="240" w:lineRule="auto"/>
        <w:jc w:val="both"/>
        <w:rPr>
          <w:rFonts w:ascii="Times New Roman" w:eastAsia="Times New Roman" w:hAnsi="Times New Roman" w:cs="Times New Roman"/>
          <w:sz w:val="20"/>
          <w:szCs w:val="20"/>
        </w:rPr>
      </w:pPr>
    </w:p>
    <w:p w14:paraId="03DD38D8" w14:textId="77777777" w:rsidR="00F543D9" w:rsidRPr="00026D0E" w:rsidRDefault="00F543D9" w:rsidP="00F543D9">
      <w:pPr>
        <w:widowControl w:val="0"/>
        <w:spacing w:after="0" w:line="240" w:lineRule="auto"/>
        <w:rPr>
          <w:rFonts w:ascii="Times New Roman" w:eastAsia="Times New Roman" w:hAnsi="Times New Roman" w:cs="Times New Roman"/>
          <w:sz w:val="20"/>
          <w:szCs w:val="20"/>
        </w:rPr>
      </w:pPr>
    </w:p>
    <w:p w14:paraId="21744D1E" w14:textId="5FE88565" w:rsidR="00390022" w:rsidRPr="00620F41" w:rsidRDefault="001B5D66">
      <w:pPr>
        <w:widowControl w:val="0"/>
        <w:spacing w:after="0" w:line="240" w:lineRule="auto"/>
        <w:rPr>
          <w:rFonts w:ascii="Arial" w:eastAsia="Arial" w:hAnsi="Arial" w:cs="Arial"/>
          <w:color w:val="FF0000"/>
          <w:sz w:val="20"/>
          <w:szCs w:val="20"/>
        </w:rPr>
      </w:pPr>
      <w:r w:rsidRPr="00620F41">
        <w:rPr>
          <w:rFonts w:ascii="Arial" w:eastAsia="Arial" w:hAnsi="Arial" w:cs="Arial"/>
          <w:b/>
          <w:sz w:val="20"/>
          <w:szCs w:val="20"/>
        </w:rPr>
        <w:t>Submitted for Publication</w:t>
      </w:r>
      <w:r w:rsidRPr="00620F41">
        <w:rPr>
          <w:rFonts w:ascii="Arial" w:eastAsia="Arial" w:hAnsi="Arial" w:cs="Arial"/>
          <w:color w:val="FF0000"/>
          <w:sz w:val="20"/>
          <w:szCs w:val="20"/>
        </w:rPr>
        <w:t xml:space="preserve"> </w:t>
      </w:r>
    </w:p>
    <w:p w14:paraId="05BF4647" w14:textId="77777777" w:rsidR="00390022" w:rsidRPr="00620F41" w:rsidRDefault="00390022">
      <w:pPr>
        <w:widowControl w:val="0"/>
        <w:spacing w:after="0" w:line="240" w:lineRule="auto"/>
        <w:rPr>
          <w:rFonts w:ascii="Arial" w:eastAsia="Arial" w:hAnsi="Arial" w:cs="Arial"/>
          <w:color w:val="FF0000"/>
          <w:sz w:val="20"/>
          <w:szCs w:val="20"/>
        </w:rPr>
      </w:pPr>
    </w:p>
    <w:p w14:paraId="68AD9746" w14:textId="78C08C35" w:rsidR="00B93710" w:rsidRPr="005E4744" w:rsidRDefault="00B93710" w:rsidP="00CB6867">
      <w:pPr>
        <w:widowControl w:val="0"/>
        <w:numPr>
          <w:ilvl w:val="0"/>
          <w:numId w:val="20"/>
        </w:numPr>
        <w:spacing w:after="0" w:line="240" w:lineRule="auto"/>
        <w:jc w:val="both"/>
        <w:rPr>
          <w:rFonts w:ascii="Times New Roman" w:eastAsia="Times New Roman" w:hAnsi="Times New Roman" w:cs="Times New Roman"/>
          <w:sz w:val="20"/>
          <w:szCs w:val="20"/>
          <w:lang w:val="en-CA"/>
        </w:rPr>
      </w:pPr>
      <w:r w:rsidRPr="00B93710">
        <w:rPr>
          <w:rFonts w:ascii="Times New Roman" w:eastAsia="Times New Roman" w:hAnsi="Times New Roman" w:cs="Times New Roman"/>
          <w:sz w:val="20"/>
          <w:szCs w:val="20"/>
        </w:rPr>
        <w:t xml:space="preserve">Hussam Haroun, Moin Abid, Ali Abouzeid, Sebastian Alfonso, Mustafa Elsheikh, </w:t>
      </w:r>
      <w:r w:rsidRPr="00B93710">
        <w:rPr>
          <w:rFonts w:ascii="Times New Roman" w:eastAsia="Times New Roman" w:hAnsi="Times New Roman" w:cs="Times New Roman"/>
          <w:sz w:val="20"/>
          <w:szCs w:val="20"/>
          <w:u w:val="single"/>
        </w:rPr>
        <w:t>Ryan Ahmed</w:t>
      </w:r>
      <w:r>
        <w:rPr>
          <w:rFonts w:ascii="Times New Roman" w:eastAsia="Times New Roman" w:hAnsi="Times New Roman" w:cs="Times New Roman"/>
          <w:sz w:val="20"/>
          <w:szCs w:val="20"/>
        </w:rPr>
        <w:t xml:space="preserve"> (2025). </w:t>
      </w:r>
      <w:r w:rsidRPr="00B93710">
        <w:rPr>
          <w:rFonts w:ascii="Times New Roman" w:eastAsia="Times New Roman" w:hAnsi="Times New Roman" w:cs="Times New Roman"/>
          <w:sz w:val="20"/>
          <w:szCs w:val="20"/>
        </w:rPr>
        <w:t xml:space="preserve">Extending the Lifecycle: A Comprehensive Review of Advanced Strategies for Estimating and Modeling </w:t>
      </w:r>
      <w:r w:rsidRPr="00B93710">
        <w:rPr>
          <w:rFonts w:ascii="Times New Roman" w:eastAsia="Times New Roman" w:hAnsi="Times New Roman" w:cs="Times New Roman"/>
          <w:sz w:val="20"/>
          <w:szCs w:val="20"/>
        </w:rPr>
        <w:lastRenderedPageBreak/>
        <w:t>SOH and SOP in Second-Life Batteries for Stationary Applications</w:t>
      </w:r>
      <w:r>
        <w:rPr>
          <w:rFonts w:ascii="Times New Roman" w:eastAsia="Times New Roman" w:hAnsi="Times New Roman" w:cs="Times New Roman"/>
          <w:sz w:val="20"/>
          <w:szCs w:val="20"/>
        </w:rPr>
        <w:t>, Applied Energy.</w:t>
      </w:r>
    </w:p>
    <w:p w14:paraId="629F9EEC" w14:textId="77777777" w:rsidR="005E4744" w:rsidRPr="005E4744" w:rsidRDefault="005E4744" w:rsidP="005E4744">
      <w:pPr>
        <w:widowControl w:val="0"/>
        <w:spacing w:after="0" w:line="240" w:lineRule="auto"/>
        <w:ind w:left="720"/>
        <w:jc w:val="both"/>
        <w:rPr>
          <w:rFonts w:ascii="Times New Roman" w:eastAsia="Times New Roman" w:hAnsi="Times New Roman" w:cs="Times New Roman"/>
          <w:sz w:val="20"/>
          <w:szCs w:val="20"/>
          <w:lang w:val="en-CA"/>
        </w:rPr>
      </w:pPr>
    </w:p>
    <w:p w14:paraId="25E47211" w14:textId="216A1984" w:rsidR="005E4744" w:rsidRPr="00565AC7" w:rsidRDefault="005E4744" w:rsidP="00CB6867">
      <w:pPr>
        <w:widowControl w:val="0"/>
        <w:numPr>
          <w:ilvl w:val="0"/>
          <w:numId w:val="20"/>
        </w:numPr>
        <w:spacing w:after="0" w:line="240" w:lineRule="auto"/>
        <w:jc w:val="both"/>
        <w:rPr>
          <w:rFonts w:ascii="Times New Roman" w:eastAsia="Times New Roman" w:hAnsi="Times New Roman" w:cs="Times New Roman"/>
          <w:sz w:val="20"/>
          <w:szCs w:val="20"/>
          <w:lang w:val="en-CA"/>
        </w:rPr>
      </w:pPr>
      <w:r w:rsidRPr="005E4744">
        <w:rPr>
          <w:rFonts w:ascii="Times New Roman" w:eastAsia="Times New Roman" w:hAnsi="Times New Roman" w:cs="Times New Roman"/>
          <w:sz w:val="20"/>
          <w:szCs w:val="20"/>
          <w:lang w:val="en-CA"/>
        </w:rPr>
        <w:t xml:space="preserve">Behzad Abdi, Sara Mirzaei, Morteza Adl, </w:t>
      </w:r>
      <w:r w:rsidRPr="005E4744">
        <w:rPr>
          <w:rFonts w:ascii="Times New Roman" w:eastAsia="Times New Roman" w:hAnsi="Times New Roman" w:cs="Times New Roman"/>
          <w:sz w:val="20"/>
          <w:szCs w:val="20"/>
          <w:u w:val="single"/>
          <w:lang w:val="en-CA"/>
        </w:rPr>
        <w:t>Ryan Ahmed</w:t>
      </w:r>
      <w:r w:rsidRPr="005E4744">
        <w:rPr>
          <w:rFonts w:ascii="Times New Roman" w:eastAsia="Times New Roman" w:hAnsi="Times New Roman" w:cs="Times New Roman"/>
          <w:sz w:val="20"/>
          <w:szCs w:val="20"/>
          <w:lang w:val="en-CA"/>
        </w:rPr>
        <w:t xml:space="preserve">, Ali Emadi (2025). </w:t>
      </w:r>
      <w:r w:rsidRPr="005E4744">
        <w:rPr>
          <w:rFonts w:ascii="Times New Roman" w:eastAsia="Times New Roman" w:hAnsi="Times New Roman" w:cs="Times New Roman"/>
          <w:sz w:val="20"/>
          <w:szCs w:val="20"/>
        </w:rPr>
        <w:t>Real-time Deep Learning Based Predictive Safety Alerts for Road Users at Cooperative Intersection</w:t>
      </w:r>
      <w:r>
        <w:rPr>
          <w:rFonts w:ascii="Times New Roman" w:eastAsia="Times New Roman" w:hAnsi="Times New Roman" w:cs="Times New Roman"/>
          <w:sz w:val="20"/>
          <w:szCs w:val="20"/>
        </w:rPr>
        <w:t>, IEEE Open Journal of Intelligent Transportation Systems.</w:t>
      </w:r>
    </w:p>
    <w:p w14:paraId="61249F6F" w14:textId="77777777" w:rsidR="00565AC7" w:rsidRPr="00565AC7" w:rsidRDefault="00565AC7" w:rsidP="00565AC7">
      <w:pPr>
        <w:widowControl w:val="0"/>
        <w:spacing w:after="0" w:line="240" w:lineRule="auto"/>
        <w:ind w:left="720"/>
        <w:jc w:val="both"/>
        <w:rPr>
          <w:rFonts w:ascii="Times New Roman" w:eastAsia="Times New Roman" w:hAnsi="Times New Roman" w:cs="Times New Roman"/>
          <w:sz w:val="20"/>
          <w:szCs w:val="20"/>
        </w:rPr>
      </w:pPr>
    </w:p>
    <w:p w14:paraId="177F6097" w14:textId="635A25C6" w:rsidR="00565AC7" w:rsidRPr="00565AC7" w:rsidRDefault="00750B26" w:rsidP="00CB6867">
      <w:pPr>
        <w:widowControl w:val="0"/>
        <w:numPr>
          <w:ilvl w:val="0"/>
          <w:numId w:val="20"/>
        </w:numPr>
        <w:spacing w:after="0" w:line="240" w:lineRule="auto"/>
        <w:jc w:val="both"/>
        <w:rPr>
          <w:rFonts w:ascii="Times New Roman" w:eastAsia="Times New Roman" w:hAnsi="Times New Roman" w:cs="Times New Roman"/>
          <w:sz w:val="20"/>
          <w:szCs w:val="20"/>
        </w:rPr>
      </w:pPr>
      <w:r w:rsidRPr="00565AC7">
        <w:rPr>
          <w:rFonts w:ascii="Times New Roman" w:eastAsia="Times New Roman" w:hAnsi="Times New Roman" w:cs="Times New Roman"/>
          <w:sz w:val="20"/>
          <w:szCs w:val="20"/>
        </w:rPr>
        <w:t xml:space="preserve">Azadeh Gholaminejad, </w:t>
      </w:r>
      <w:r w:rsidR="00565AC7" w:rsidRPr="007D3B91">
        <w:rPr>
          <w:rFonts w:ascii="Times New Roman" w:eastAsia="Times New Roman" w:hAnsi="Times New Roman" w:cs="Times New Roman"/>
          <w:b/>
          <w:bCs/>
          <w:sz w:val="20"/>
          <w:szCs w:val="20"/>
        </w:rPr>
        <w:t>Ahmed Abdulmaksoud</w:t>
      </w:r>
      <w:r w:rsidR="00565AC7" w:rsidRPr="00565AC7">
        <w:rPr>
          <w:rFonts w:ascii="Times New Roman" w:eastAsia="Times New Roman" w:hAnsi="Times New Roman" w:cs="Times New Roman"/>
          <w:sz w:val="20"/>
          <w:szCs w:val="20"/>
        </w:rPr>
        <w:t xml:space="preserve">, Babak Nahid-Mobarakeh, </w:t>
      </w:r>
      <w:r w:rsidR="00565AC7" w:rsidRPr="003421B6">
        <w:rPr>
          <w:rFonts w:ascii="Times New Roman" w:eastAsia="Times New Roman" w:hAnsi="Times New Roman" w:cs="Times New Roman"/>
          <w:sz w:val="20"/>
          <w:szCs w:val="20"/>
          <w:u w:val="single"/>
        </w:rPr>
        <w:t>Ryan Ahmed</w:t>
      </w:r>
      <w:r w:rsidR="003421B6">
        <w:rPr>
          <w:rFonts w:ascii="Times New Roman" w:eastAsia="Times New Roman" w:hAnsi="Times New Roman" w:cs="Times New Roman"/>
          <w:sz w:val="20"/>
          <w:szCs w:val="20"/>
        </w:rPr>
        <w:t xml:space="preserve"> (2025)</w:t>
      </w:r>
      <w:r w:rsidR="00565AC7">
        <w:rPr>
          <w:rFonts w:ascii="Times New Roman" w:eastAsia="Times New Roman" w:hAnsi="Times New Roman" w:cs="Times New Roman"/>
          <w:sz w:val="20"/>
          <w:szCs w:val="20"/>
        </w:rPr>
        <w:t xml:space="preserve">. </w:t>
      </w:r>
      <w:r w:rsidR="00565AC7" w:rsidRPr="00565AC7">
        <w:rPr>
          <w:rFonts w:ascii="Times New Roman" w:eastAsia="Times New Roman" w:hAnsi="Times New Roman" w:cs="Times New Roman"/>
          <w:sz w:val="20"/>
          <w:szCs w:val="20"/>
        </w:rPr>
        <w:t>Beyond Vanilla: End-to-End Hybrid Transformer Frameworks with Embedding Variants for Interpretable and Robust Motor Fault Diagnosis</w:t>
      </w:r>
      <w:r>
        <w:rPr>
          <w:rFonts w:ascii="Times New Roman" w:eastAsia="Times New Roman" w:hAnsi="Times New Roman" w:cs="Times New Roman"/>
          <w:sz w:val="20"/>
          <w:szCs w:val="20"/>
        </w:rPr>
        <w:t xml:space="preserve">. </w:t>
      </w:r>
      <w:r w:rsidR="00565AC7" w:rsidRPr="00565AC7">
        <w:rPr>
          <w:rFonts w:ascii="Times New Roman" w:eastAsia="Times New Roman" w:hAnsi="Times New Roman" w:cs="Times New Roman"/>
          <w:sz w:val="20"/>
          <w:szCs w:val="20"/>
        </w:rPr>
        <w:t>IEEE</w:t>
      </w:r>
      <w:r w:rsidR="003421B6">
        <w:rPr>
          <w:rFonts w:ascii="Times New Roman" w:eastAsia="Times New Roman" w:hAnsi="Times New Roman" w:cs="Times New Roman"/>
          <w:sz w:val="20"/>
          <w:szCs w:val="20"/>
        </w:rPr>
        <w:t xml:space="preserve"> </w:t>
      </w:r>
      <w:r w:rsidR="003421B6" w:rsidRPr="003421B6">
        <w:rPr>
          <w:rFonts w:ascii="Times New Roman" w:eastAsia="Times New Roman" w:hAnsi="Times New Roman" w:cs="Times New Roman"/>
          <w:sz w:val="20"/>
          <w:szCs w:val="20"/>
        </w:rPr>
        <w:t xml:space="preserve">Transactions </w:t>
      </w:r>
      <w:r w:rsidR="003421B6">
        <w:rPr>
          <w:rFonts w:ascii="Times New Roman" w:eastAsia="Times New Roman" w:hAnsi="Times New Roman" w:cs="Times New Roman"/>
          <w:sz w:val="20"/>
          <w:szCs w:val="20"/>
        </w:rPr>
        <w:t>o</w:t>
      </w:r>
      <w:r w:rsidR="003421B6" w:rsidRPr="003421B6">
        <w:rPr>
          <w:rFonts w:ascii="Times New Roman" w:eastAsia="Times New Roman" w:hAnsi="Times New Roman" w:cs="Times New Roman"/>
          <w:sz w:val="20"/>
          <w:szCs w:val="20"/>
        </w:rPr>
        <w:t>n Industrial Informatics</w:t>
      </w:r>
      <w:r w:rsidR="003421B6">
        <w:rPr>
          <w:rFonts w:ascii="Times New Roman" w:eastAsia="Times New Roman" w:hAnsi="Times New Roman" w:cs="Times New Roman"/>
          <w:sz w:val="20"/>
          <w:szCs w:val="20"/>
        </w:rPr>
        <w:t>.</w:t>
      </w:r>
    </w:p>
    <w:p w14:paraId="7F83895D" w14:textId="77777777" w:rsidR="002946C2" w:rsidRPr="008C5C5E" w:rsidRDefault="002946C2" w:rsidP="00FD6056">
      <w:pPr>
        <w:widowControl w:val="0"/>
        <w:spacing w:after="0" w:line="240" w:lineRule="auto"/>
        <w:jc w:val="both"/>
        <w:rPr>
          <w:rFonts w:ascii="Times New Roman" w:eastAsia="Times New Roman" w:hAnsi="Times New Roman" w:cs="Times New Roman"/>
          <w:sz w:val="20"/>
          <w:szCs w:val="20"/>
          <w:lang w:val="en-CA"/>
        </w:rPr>
      </w:pPr>
    </w:p>
    <w:p w14:paraId="03F80047" w14:textId="77777777" w:rsidR="002946C2" w:rsidRPr="008C5C5E" w:rsidRDefault="002946C2" w:rsidP="00FD6056">
      <w:pPr>
        <w:widowControl w:val="0"/>
        <w:spacing w:after="0" w:line="240" w:lineRule="auto"/>
        <w:jc w:val="both"/>
        <w:rPr>
          <w:rFonts w:ascii="Times New Roman" w:eastAsia="Times New Roman" w:hAnsi="Times New Roman" w:cs="Times New Roman"/>
          <w:sz w:val="20"/>
          <w:szCs w:val="20"/>
          <w:lang w:val="en-CA"/>
        </w:rPr>
      </w:pPr>
    </w:p>
    <w:p w14:paraId="2B728D06" w14:textId="38D42583" w:rsidR="002946C2" w:rsidRPr="007319FE" w:rsidRDefault="00FD740A" w:rsidP="00CB6867">
      <w:pPr>
        <w:widowControl w:val="0"/>
        <w:numPr>
          <w:ilvl w:val="0"/>
          <w:numId w:val="20"/>
        </w:numPr>
        <w:spacing w:after="0" w:line="240" w:lineRule="auto"/>
        <w:jc w:val="both"/>
        <w:rPr>
          <w:rFonts w:ascii="Times New Roman" w:eastAsia="Times New Roman" w:hAnsi="Times New Roman" w:cs="Times New Roman"/>
          <w:sz w:val="20"/>
          <w:szCs w:val="20"/>
          <w:lang w:val="en-CA"/>
        </w:rPr>
      </w:pPr>
      <w:r w:rsidRPr="008C5C5E">
        <w:rPr>
          <w:rFonts w:ascii="Times New Roman" w:eastAsia="Times New Roman" w:hAnsi="Times New Roman" w:cs="Times New Roman"/>
          <w:b/>
          <w:bCs/>
          <w:sz w:val="20"/>
          <w:szCs w:val="20"/>
        </w:rPr>
        <w:t>F</w:t>
      </w:r>
      <w:r w:rsidR="00913131" w:rsidRPr="008C5C5E">
        <w:rPr>
          <w:rFonts w:ascii="Times New Roman" w:eastAsia="Times New Roman" w:hAnsi="Times New Roman" w:cs="Times New Roman"/>
          <w:b/>
          <w:bCs/>
          <w:sz w:val="20"/>
          <w:szCs w:val="20"/>
        </w:rPr>
        <w:t>arzaneh</w:t>
      </w:r>
      <w:r w:rsidRPr="008C5C5E">
        <w:rPr>
          <w:rFonts w:ascii="Times New Roman" w:eastAsia="Times New Roman" w:hAnsi="Times New Roman" w:cs="Times New Roman"/>
          <w:b/>
          <w:bCs/>
          <w:sz w:val="20"/>
          <w:szCs w:val="20"/>
        </w:rPr>
        <w:t xml:space="preserve"> Ebrahimi</w:t>
      </w:r>
      <w:r w:rsidRPr="008C5C5E">
        <w:rPr>
          <w:rFonts w:ascii="Times New Roman" w:eastAsia="Times New Roman" w:hAnsi="Times New Roman" w:cs="Times New Roman"/>
          <w:sz w:val="20"/>
          <w:szCs w:val="20"/>
        </w:rPr>
        <w:t>, P</w:t>
      </w:r>
      <w:r w:rsidR="00913131" w:rsidRPr="008C5C5E">
        <w:rPr>
          <w:rFonts w:ascii="Times New Roman" w:eastAsia="Times New Roman" w:hAnsi="Times New Roman" w:cs="Times New Roman"/>
          <w:sz w:val="20"/>
          <w:szCs w:val="20"/>
        </w:rPr>
        <w:t>eyman</w:t>
      </w:r>
      <w:r w:rsidRPr="008C5C5E">
        <w:rPr>
          <w:rFonts w:ascii="Times New Roman" w:eastAsia="Times New Roman" w:hAnsi="Times New Roman" w:cs="Times New Roman"/>
          <w:sz w:val="20"/>
          <w:szCs w:val="20"/>
        </w:rPr>
        <w:t xml:space="preserve"> Setoodeh, </w:t>
      </w:r>
      <w:r w:rsidRPr="008C5C5E">
        <w:rPr>
          <w:rFonts w:ascii="Times New Roman" w:eastAsia="Times New Roman" w:hAnsi="Times New Roman" w:cs="Times New Roman"/>
          <w:sz w:val="20"/>
          <w:szCs w:val="20"/>
          <w:u w:val="single"/>
        </w:rPr>
        <w:t>R</w:t>
      </w:r>
      <w:r w:rsidR="00913131" w:rsidRPr="008C5C5E">
        <w:rPr>
          <w:rFonts w:ascii="Times New Roman" w:eastAsia="Times New Roman" w:hAnsi="Times New Roman" w:cs="Times New Roman"/>
          <w:sz w:val="20"/>
          <w:szCs w:val="20"/>
          <w:u w:val="single"/>
        </w:rPr>
        <w:t>yan</w:t>
      </w:r>
      <w:r w:rsidRPr="008C5C5E">
        <w:rPr>
          <w:rFonts w:ascii="Times New Roman" w:eastAsia="Times New Roman" w:hAnsi="Times New Roman" w:cs="Times New Roman"/>
          <w:sz w:val="20"/>
          <w:szCs w:val="20"/>
          <w:u w:val="single"/>
        </w:rPr>
        <w:t xml:space="preserve"> Ahmed</w:t>
      </w:r>
      <w:r w:rsidRPr="008C5C5E">
        <w:rPr>
          <w:rFonts w:ascii="Times New Roman" w:eastAsia="Times New Roman" w:hAnsi="Times New Roman" w:cs="Times New Roman"/>
          <w:sz w:val="20"/>
          <w:szCs w:val="20"/>
        </w:rPr>
        <w:t>, S</w:t>
      </w:r>
      <w:r w:rsidR="00913131" w:rsidRPr="008C5C5E">
        <w:rPr>
          <w:rFonts w:ascii="Times New Roman" w:eastAsia="Times New Roman" w:hAnsi="Times New Roman" w:cs="Times New Roman"/>
          <w:sz w:val="20"/>
          <w:szCs w:val="20"/>
        </w:rPr>
        <w:t>aeid</w:t>
      </w:r>
      <w:r w:rsidRPr="008C5C5E">
        <w:rPr>
          <w:rFonts w:ascii="Times New Roman" w:eastAsia="Times New Roman" w:hAnsi="Times New Roman" w:cs="Times New Roman"/>
          <w:sz w:val="20"/>
          <w:szCs w:val="20"/>
        </w:rPr>
        <w:t xml:space="preserve"> Habibi (202</w:t>
      </w:r>
      <w:r w:rsidR="00FE708D">
        <w:rPr>
          <w:rFonts w:ascii="Times New Roman" w:eastAsia="Times New Roman" w:hAnsi="Times New Roman" w:cs="Times New Roman"/>
          <w:sz w:val="20"/>
          <w:szCs w:val="20"/>
        </w:rPr>
        <w:t>5</w:t>
      </w:r>
      <w:r w:rsidRPr="008C5C5E">
        <w:rPr>
          <w:rFonts w:ascii="Times New Roman" w:eastAsia="Times New Roman" w:hAnsi="Times New Roman" w:cs="Times New Roman"/>
          <w:sz w:val="20"/>
          <w:szCs w:val="20"/>
        </w:rPr>
        <w:t xml:space="preserve">). A Comprehensive Review of Smooth Variable Structure Filters, Proceedings of the IEEE. </w:t>
      </w:r>
    </w:p>
    <w:p w14:paraId="002E8864" w14:textId="77777777" w:rsidR="002946C2" w:rsidRPr="008C5C5E" w:rsidRDefault="002946C2" w:rsidP="00FD6056">
      <w:pPr>
        <w:widowControl w:val="0"/>
        <w:spacing w:after="0" w:line="240" w:lineRule="auto"/>
        <w:jc w:val="both"/>
        <w:rPr>
          <w:rFonts w:ascii="Times New Roman" w:eastAsia="Times New Roman" w:hAnsi="Times New Roman" w:cs="Times New Roman"/>
          <w:sz w:val="20"/>
          <w:szCs w:val="20"/>
          <w:lang w:val="en-CA"/>
        </w:rPr>
      </w:pPr>
    </w:p>
    <w:p w14:paraId="5D51F9FF" w14:textId="2798F4FB" w:rsidR="00390022" w:rsidRPr="0064602E" w:rsidRDefault="00FD740A" w:rsidP="00CB6867">
      <w:pPr>
        <w:widowControl w:val="0"/>
        <w:numPr>
          <w:ilvl w:val="0"/>
          <w:numId w:val="20"/>
        </w:numPr>
        <w:spacing w:after="0" w:line="240" w:lineRule="auto"/>
        <w:jc w:val="both"/>
        <w:rPr>
          <w:rFonts w:ascii="Times New Roman" w:eastAsia="Times New Roman" w:hAnsi="Times New Roman" w:cs="Times New Roman"/>
          <w:sz w:val="20"/>
          <w:szCs w:val="20"/>
          <w:lang w:val="en-CA"/>
        </w:rPr>
      </w:pPr>
      <w:r w:rsidRPr="005E4744">
        <w:rPr>
          <w:rFonts w:ascii="Times New Roman" w:eastAsia="Times New Roman" w:hAnsi="Times New Roman" w:cs="Times New Roman"/>
          <w:sz w:val="20"/>
          <w:szCs w:val="20"/>
        </w:rPr>
        <w:t>S</w:t>
      </w:r>
      <w:r w:rsidR="00913131" w:rsidRPr="005E4744">
        <w:rPr>
          <w:rFonts w:ascii="Times New Roman" w:eastAsia="Times New Roman" w:hAnsi="Times New Roman" w:cs="Times New Roman"/>
          <w:sz w:val="20"/>
          <w:szCs w:val="20"/>
        </w:rPr>
        <w:t>alman</w:t>
      </w:r>
      <w:r w:rsidRPr="005E4744">
        <w:rPr>
          <w:rFonts w:ascii="Times New Roman" w:eastAsia="Times New Roman" w:hAnsi="Times New Roman" w:cs="Times New Roman"/>
          <w:sz w:val="20"/>
          <w:szCs w:val="20"/>
        </w:rPr>
        <w:t xml:space="preserve"> Akhtar</w:t>
      </w:r>
      <w:r w:rsidRPr="008C5C5E">
        <w:rPr>
          <w:rFonts w:ascii="Times New Roman" w:eastAsia="Times New Roman" w:hAnsi="Times New Roman" w:cs="Times New Roman"/>
          <w:sz w:val="20"/>
          <w:szCs w:val="20"/>
          <w:u w:val="single"/>
        </w:rPr>
        <w:t>, R</w:t>
      </w:r>
      <w:r w:rsidR="00913131" w:rsidRPr="008C5C5E">
        <w:rPr>
          <w:rFonts w:ascii="Times New Roman" w:eastAsia="Times New Roman" w:hAnsi="Times New Roman" w:cs="Times New Roman"/>
          <w:sz w:val="20"/>
          <w:szCs w:val="20"/>
          <w:u w:val="single"/>
        </w:rPr>
        <w:t>yan</w:t>
      </w:r>
      <w:r w:rsidRPr="008C5C5E">
        <w:rPr>
          <w:rFonts w:ascii="Times New Roman" w:eastAsia="Times New Roman" w:hAnsi="Times New Roman" w:cs="Times New Roman"/>
          <w:sz w:val="20"/>
          <w:szCs w:val="20"/>
          <w:u w:val="single"/>
        </w:rPr>
        <w:t xml:space="preserve"> Ahmed</w:t>
      </w:r>
      <w:r w:rsidRPr="008C5C5E">
        <w:rPr>
          <w:rFonts w:ascii="Times New Roman" w:eastAsia="Times New Roman" w:hAnsi="Times New Roman" w:cs="Times New Roman"/>
          <w:sz w:val="20"/>
          <w:szCs w:val="20"/>
        </w:rPr>
        <w:t>, S</w:t>
      </w:r>
      <w:r w:rsidR="00913131" w:rsidRPr="008C5C5E">
        <w:rPr>
          <w:rFonts w:ascii="Times New Roman" w:eastAsia="Times New Roman" w:hAnsi="Times New Roman" w:cs="Times New Roman"/>
          <w:sz w:val="20"/>
          <w:szCs w:val="20"/>
        </w:rPr>
        <w:t>aeid</w:t>
      </w:r>
      <w:r w:rsidRPr="008C5C5E">
        <w:rPr>
          <w:rFonts w:ascii="Times New Roman" w:eastAsia="Times New Roman" w:hAnsi="Times New Roman" w:cs="Times New Roman"/>
          <w:sz w:val="20"/>
          <w:szCs w:val="20"/>
        </w:rPr>
        <w:t xml:space="preserve"> Habibi (2024). The Optimal Stochastic Gain Covariance Dynamic Second-Order Smooth Variable Structure Filter, IEEE Transactions on Aerospace and Electronic Systems. </w:t>
      </w:r>
    </w:p>
    <w:p w14:paraId="31B5BC12" w14:textId="77777777" w:rsidR="00390022" w:rsidRPr="00B345EC" w:rsidRDefault="00390022">
      <w:pPr>
        <w:widowControl w:val="0"/>
        <w:spacing w:after="0" w:line="240" w:lineRule="auto"/>
        <w:rPr>
          <w:rFonts w:ascii="Arial" w:eastAsia="Arial" w:hAnsi="Arial" w:cs="Arial"/>
          <w:sz w:val="20"/>
          <w:szCs w:val="20"/>
        </w:rPr>
      </w:pPr>
    </w:p>
    <w:p w14:paraId="23FCDBAD" w14:textId="77777777" w:rsidR="00390022" w:rsidRDefault="001B5D66">
      <w:pPr>
        <w:widowControl w:val="0"/>
        <w:spacing w:after="0" w:line="240" w:lineRule="auto"/>
        <w:rPr>
          <w:rFonts w:ascii="Arial" w:eastAsia="Arial" w:hAnsi="Arial" w:cs="Arial"/>
          <w:b/>
          <w:color w:val="000000"/>
          <w:sz w:val="24"/>
          <w:szCs w:val="24"/>
        </w:rPr>
      </w:pPr>
      <w:r>
        <w:rPr>
          <w:rFonts w:ascii="Arial" w:eastAsia="Arial" w:hAnsi="Arial" w:cs="Arial"/>
          <w:b/>
          <w:color w:val="000000"/>
          <w:sz w:val="24"/>
          <w:szCs w:val="24"/>
        </w:rPr>
        <w:t>PRESENTATIONS AT MEETINGS</w:t>
      </w:r>
    </w:p>
    <w:p w14:paraId="23832DF4" w14:textId="77777777" w:rsidR="00F45D2D" w:rsidRDefault="00F45D2D">
      <w:pPr>
        <w:widowControl w:val="0"/>
        <w:spacing w:after="0" w:line="240" w:lineRule="auto"/>
        <w:rPr>
          <w:rFonts w:ascii="Arial" w:eastAsia="Arial" w:hAnsi="Arial" w:cs="Arial"/>
          <w:b/>
          <w:color w:val="000000"/>
          <w:sz w:val="24"/>
          <w:szCs w:val="24"/>
        </w:rPr>
      </w:pPr>
    </w:p>
    <w:p w14:paraId="69631FC0" w14:textId="77777777" w:rsidR="00F45D2D" w:rsidRPr="00F45D2D" w:rsidRDefault="00F45D2D" w:rsidP="00F45D2D">
      <w:pPr>
        <w:widowControl w:val="0"/>
        <w:spacing w:after="0" w:line="240" w:lineRule="auto"/>
        <w:rPr>
          <w:rFonts w:ascii="Arial" w:eastAsia="Arial" w:hAnsi="Arial" w:cs="Arial"/>
          <w:b/>
          <w:sz w:val="20"/>
          <w:szCs w:val="20"/>
        </w:rPr>
      </w:pPr>
      <w:r w:rsidRPr="00F45D2D">
        <w:rPr>
          <w:rFonts w:ascii="Arial" w:eastAsia="Arial" w:hAnsi="Arial" w:cs="Arial"/>
          <w:b/>
          <w:sz w:val="20"/>
          <w:szCs w:val="20"/>
        </w:rPr>
        <w:t>Contributed</w:t>
      </w:r>
    </w:p>
    <w:p w14:paraId="78F12654" w14:textId="77777777" w:rsidR="00F45D2D" w:rsidRPr="00F45D2D" w:rsidRDefault="00F45D2D" w:rsidP="00F45D2D">
      <w:pPr>
        <w:widowControl w:val="0"/>
        <w:spacing w:after="0" w:line="240" w:lineRule="auto"/>
        <w:rPr>
          <w:rFonts w:ascii="Arial" w:eastAsia="Arial" w:hAnsi="Arial" w:cs="Arial"/>
          <w:b/>
          <w:sz w:val="20"/>
          <w:szCs w:val="20"/>
        </w:rPr>
      </w:pPr>
    </w:p>
    <w:p w14:paraId="1A8B2AF6" w14:textId="1AC5FFE3" w:rsidR="00F45D2D" w:rsidRPr="00F45D2D" w:rsidRDefault="00F45D2D" w:rsidP="00F45D2D">
      <w:pPr>
        <w:widowControl w:val="0"/>
        <w:spacing w:after="0" w:line="240" w:lineRule="auto"/>
        <w:rPr>
          <w:rFonts w:ascii="Arial" w:eastAsia="Arial" w:hAnsi="Arial" w:cs="Arial"/>
          <w:b/>
          <w:sz w:val="20"/>
          <w:szCs w:val="20"/>
        </w:rPr>
      </w:pPr>
      <w:r w:rsidRPr="00F45D2D">
        <w:rPr>
          <w:rFonts w:ascii="Arial" w:eastAsia="Arial" w:hAnsi="Arial" w:cs="Arial"/>
          <w:b/>
          <w:sz w:val="20"/>
          <w:szCs w:val="20"/>
        </w:rPr>
        <w:t>Peer Reviewed</w:t>
      </w:r>
    </w:p>
    <w:p w14:paraId="083A066C" w14:textId="4C1B2F2B" w:rsidR="00390022" w:rsidRDefault="00390022">
      <w:pPr>
        <w:widowControl w:val="0"/>
        <w:spacing w:after="0" w:line="240" w:lineRule="auto"/>
        <w:rPr>
          <w:rFonts w:ascii="Arial" w:eastAsia="Arial" w:hAnsi="Arial" w:cs="Arial"/>
          <w:b/>
          <w:sz w:val="20"/>
          <w:szCs w:val="20"/>
        </w:rPr>
      </w:pPr>
    </w:p>
    <w:p w14:paraId="65D84E3F" w14:textId="0744C319" w:rsidR="00B02A1D" w:rsidRDefault="00B02A1D" w:rsidP="00B02A1D">
      <w:pPr>
        <w:widowControl w:val="0"/>
        <w:numPr>
          <w:ilvl w:val="0"/>
          <w:numId w:val="18"/>
        </w:numPr>
        <w:spacing w:after="0" w:line="240" w:lineRule="auto"/>
        <w:jc w:val="both"/>
        <w:rPr>
          <w:rFonts w:ascii="Times New Roman" w:eastAsia="Times New Roman" w:hAnsi="Times New Roman" w:cs="Times New Roman"/>
          <w:sz w:val="20"/>
          <w:szCs w:val="20"/>
        </w:rPr>
      </w:pPr>
      <w:r w:rsidRPr="007B1CE6">
        <w:rPr>
          <w:rFonts w:ascii="Times New Roman" w:eastAsia="Times New Roman" w:hAnsi="Times New Roman" w:cs="Times New Roman"/>
          <w:sz w:val="20"/>
          <w:szCs w:val="20"/>
        </w:rPr>
        <w:t xml:space="preserve">Primo Wang, </w:t>
      </w:r>
      <w:r w:rsidRPr="0064602E">
        <w:rPr>
          <w:rFonts w:ascii="Times New Roman" w:eastAsia="Times New Roman" w:hAnsi="Times New Roman" w:cs="Times New Roman"/>
          <w:sz w:val="20"/>
          <w:szCs w:val="20"/>
          <w:u w:val="single"/>
        </w:rPr>
        <w:t>Ryan Ahmed</w:t>
      </w:r>
      <w:r w:rsidRPr="0064602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(2025). </w:t>
      </w:r>
      <w:r w:rsidRPr="007B1CE6">
        <w:rPr>
          <w:rFonts w:ascii="Times New Roman" w:eastAsia="Times New Roman" w:hAnsi="Times New Roman" w:cs="Times New Roman"/>
          <w:sz w:val="20"/>
          <w:szCs w:val="20"/>
        </w:rPr>
        <w:t>State of Charge Estimation Using Extended Kalman Filter and Genetic Algorithms with Integrated Memory Analysis</w:t>
      </w:r>
      <w:r>
        <w:rPr>
          <w:rFonts w:ascii="Times New Roman" w:eastAsia="Times New Roman" w:hAnsi="Times New Roman" w:cs="Times New Roman"/>
          <w:sz w:val="20"/>
          <w:szCs w:val="20"/>
        </w:rPr>
        <w:t xml:space="preserve">, </w:t>
      </w:r>
      <w:r w:rsidRPr="00DF3DD0">
        <w:rPr>
          <w:rFonts w:ascii="Times New Roman" w:eastAsia="Times New Roman" w:hAnsi="Times New Roman" w:cs="Times New Roman"/>
          <w:sz w:val="20"/>
          <w:szCs w:val="20"/>
        </w:rPr>
        <w:t>IEEE Transportation Electrification Conference and Expo (ITEC)</w:t>
      </w:r>
      <w:r>
        <w:rPr>
          <w:rFonts w:ascii="Times New Roman" w:eastAsia="Times New Roman" w:hAnsi="Times New Roman" w:cs="Times New Roman"/>
          <w:sz w:val="20"/>
          <w:szCs w:val="20"/>
        </w:rPr>
        <w:t>.</w:t>
      </w:r>
    </w:p>
    <w:p w14:paraId="363EA4D9" w14:textId="77777777" w:rsidR="00B02A1D" w:rsidRDefault="00B02A1D" w:rsidP="00B02A1D">
      <w:pPr>
        <w:widowControl w:val="0"/>
        <w:spacing w:after="0" w:line="240" w:lineRule="auto"/>
        <w:jc w:val="both"/>
        <w:rPr>
          <w:rFonts w:ascii="Times New Roman" w:eastAsia="Times New Roman" w:hAnsi="Times New Roman" w:cs="Times New Roman"/>
          <w:sz w:val="20"/>
          <w:szCs w:val="20"/>
        </w:rPr>
      </w:pPr>
    </w:p>
    <w:p w14:paraId="1C46EA22" w14:textId="171446D1" w:rsidR="00B02A1D" w:rsidRDefault="00B02A1D" w:rsidP="00B02A1D">
      <w:pPr>
        <w:widowControl w:val="0"/>
        <w:numPr>
          <w:ilvl w:val="0"/>
          <w:numId w:val="18"/>
        </w:numPr>
        <w:spacing w:after="0" w:line="240" w:lineRule="auto"/>
        <w:jc w:val="both"/>
        <w:rPr>
          <w:rFonts w:ascii="Times New Roman" w:eastAsia="Times New Roman" w:hAnsi="Times New Roman" w:cs="Times New Roman"/>
          <w:sz w:val="20"/>
          <w:szCs w:val="20"/>
        </w:rPr>
      </w:pPr>
      <w:r w:rsidRPr="0034695E">
        <w:rPr>
          <w:rFonts w:ascii="Times New Roman" w:eastAsia="Times New Roman" w:hAnsi="Times New Roman" w:cs="Times New Roman"/>
          <w:sz w:val="20"/>
          <w:szCs w:val="20"/>
        </w:rPr>
        <w:t xml:space="preserve">Kavish </w:t>
      </w:r>
      <w:proofErr w:type="spellStart"/>
      <w:r w:rsidRPr="0034695E">
        <w:rPr>
          <w:rFonts w:ascii="Times New Roman" w:eastAsia="Times New Roman" w:hAnsi="Times New Roman" w:cs="Times New Roman"/>
          <w:sz w:val="20"/>
          <w:szCs w:val="20"/>
        </w:rPr>
        <w:t>Wadehra</w:t>
      </w:r>
      <w:proofErr w:type="spellEnd"/>
      <w:r w:rsidRPr="0034695E">
        <w:rPr>
          <w:rFonts w:ascii="Times New Roman" w:eastAsia="Times New Roman" w:hAnsi="Times New Roman" w:cs="Times New Roman"/>
          <w:sz w:val="20"/>
          <w:szCs w:val="20"/>
        </w:rPr>
        <w:t xml:space="preserve">, </w:t>
      </w:r>
      <w:r w:rsidRPr="0034695E">
        <w:rPr>
          <w:rFonts w:ascii="Times New Roman" w:eastAsia="Times New Roman" w:hAnsi="Times New Roman" w:cs="Times New Roman"/>
          <w:sz w:val="20"/>
          <w:szCs w:val="20"/>
          <w:u w:val="single"/>
        </w:rPr>
        <w:t>Ryan Ahmed</w:t>
      </w:r>
      <w:r w:rsidR="0064602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(2025). </w:t>
      </w:r>
      <w:r w:rsidRPr="0034695E">
        <w:rPr>
          <w:rFonts w:ascii="Times New Roman" w:eastAsia="Times New Roman" w:hAnsi="Times New Roman" w:cs="Times New Roman"/>
          <w:sz w:val="20"/>
          <w:szCs w:val="20"/>
        </w:rPr>
        <w:t>Thermal Performance Analysis and Design of Battery Disconnect Unit for High Power Applications</w:t>
      </w:r>
      <w:r>
        <w:rPr>
          <w:rFonts w:ascii="Times New Roman" w:eastAsia="Times New Roman" w:hAnsi="Times New Roman" w:cs="Times New Roman"/>
          <w:sz w:val="20"/>
          <w:szCs w:val="20"/>
        </w:rPr>
        <w:t xml:space="preserve">, </w:t>
      </w:r>
      <w:r w:rsidRPr="00DF3DD0">
        <w:rPr>
          <w:rFonts w:ascii="Times New Roman" w:eastAsia="Times New Roman" w:hAnsi="Times New Roman" w:cs="Times New Roman"/>
          <w:sz w:val="20"/>
          <w:szCs w:val="20"/>
        </w:rPr>
        <w:t>IEEE Transportation Electrification Conference and Expo (ITEC)</w:t>
      </w:r>
      <w:r>
        <w:rPr>
          <w:rFonts w:ascii="Times New Roman" w:eastAsia="Times New Roman" w:hAnsi="Times New Roman" w:cs="Times New Roman"/>
          <w:sz w:val="20"/>
          <w:szCs w:val="20"/>
        </w:rPr>
        <w:t>.</w:t>
      </w:r>
    </w:p>
    <w:p w14:paraId="6790D0E6" w14:textId="77777777" w:rsidR="00B02A1D" w:rsidRDefault="00B02A1D" w:rsidP="00B02A1D">
      <w:pPr>
        <w:widowControl w:val="0"/>
        <w:spacing w:after="0" w:line="240" w:lineRule="auto"/>
        <w:jc w:val="both"/>
        <w:rPr>
          <w:rFonts w:ascii="Times New Roman" w:eastAsia="Times New Roman" w:hAnsi="Times New Roman" w:cs="Times New Roman"/>
          <w:sz w:val="20"/>
          <w:szCs w:val="20"/>
        </w:rPr>
      </w:pPr>
    </w:p>
    <w:p w14:paraId="39AAEA63" w14:textId="4A11E585" w:rsidR="00B02A1D" w:rsidRPr="00931067" w:rsidRDefault="00B02A1D" w:rsidP="00B02A1D">
      <w:pPr>
        <w:widowControl w:val="0"/>
        <w:numPr>
          <w:ilvl w:val="0"/>
          <w:numId w:val="18"/>
        </w:numPr>
        <w:spacing w:after="0" w:line="240" w:lineRule="auto"/>
        <w:jc w:val="both"/>
        <w:rPr>
          <w:rFonts w:ascii="Times New Roman" w:eastAsia="Times New Roman" w:hAnsi="Times New Roman" w:cs="Times New Roman"/>
          <w:sz w:val="20"/>
          <w:szCs w:val="20"/>
        </w:rPr>
      </w:pPr>
      <w:r w:rsidRPr="00931067">
        <w:rPr>
          <w:rFonts w:ascii="Times New Roman" w:eastAsia="Times New Roman" w:hAnsi="Times New Roman" w:cs="Times New Roman"/>
          <w:sz w:val="20"/>
          <w:szCs w:val="20"/>
        </w:rPr>
        <w:t>Mahir Nasar, </w:t>
      </w:r>
      <w:r w:rsidRPr="00931067">
        <w:rPr>
          <w:rFonts w:ascii="Times New Roman" w:eastAsia="Times New Roman" w:hAnsi="Times New Roman" w:cs="Times New Roman"/>
          <w:sz w:val="20"/>
          <w:szCs w:val="20"/>
          <w:u w:val="single"/>
        </w:rPr>
        <w:t>Ryan Ahmed</w:t>
      </w:r>
      <w:r w:rsidR="0064602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(2025). </w:t>
      </w:r>
      <w:r w:rsidRPr="00931067">
        <w:rPr>
          <w:rFonts w:ascii="Times New Roman" w:eastAsia="Times New Roman" w:hAnsi="Times New Roman" w:cs="Times New Roman"/>
          <w:sz w:val="20"/>
          <w:szCs w:val="20"/>
        </w:rPr>
        <w:t>Comparative Analysis of Cooling Strategies for Thermal Management in High-Power Lithium-Ion Battery Modules</w:t>
      </w:r>
      <w:r>
        <w:rPr>
          <w:rFonts w:ascii="Times New Roman" w:eastAsia="Times New Roman" w:hAnsi="Times New Roman" w:cs="Times New Roman"/>
          <w:sz w:val="20"/>
          <w:szCs w:val="20"/>
        </w:rPr>
        <w:t xml:space="preserve">, </w:t>
      </w:r>
      <w:r w:rsidRPr="00DF3DD0">
        <w:rPr>
          <w:rFonts w:ascii="Times New Roman" w:eastAsia="Times New Roman" w:hAnsi="Times New Roman" w:cs="Times New Roman"/>
          <w:sz w:val="20"/>
          <w:szCs w:val="20"/>
        </w:rPr>
        <w:t>IEEE Transportation Electrification Conference and Expo (ITEC)</w:t>
      </w:r>
      <w:r>
        <w:rPr>
          <w:rFonts w:ascii="Times New Roman" w:eastAsia="Times New Roman" w:hAnsi="Times New Roman" w:cs="Times New Roman"/>
          <w:sz w:val="20"/>
          <w:szCs w:val="20"/>
        </w:rPr>
        <w:t>.</w:t>
      </w:r>
    </w:p>
    <w:p w14:paraId="6CEEA1D7" w14:textId="77777777" w:rsidR="00B02A1D" w:rsidRDefault="00B02A1D" w:rsidP="00B02A1D">
      <w:pPr>
        <w:widowControl w:val="0"/>
        <w:spacing w:after="0" w:line="240" w:lineRule="auto"/>
        <w:jc w:val="both"/>
        <w:rPr>
          <w:rFonts w:ascii="Times New Roman" w:eastAsia="Times New Roman" w:hAnsi="Times New Roman" w:cs="Times New Roman"/>
          <w:sz w:val="20"/>
          <w:szCs w:val="20"/>
        </w:rPr>
      </w:pPr>
    </w:p>
    <w:p w14:paraId="19C3B90F" w14:textId="7868CE19" w:rsidR="00B02A1D" w:rsidRDefault="00B02A1D" w:rsidP="00B02A1D">
      <w:pPr>
        <w:widowControl w:val="0"/>
        <w:numPr>
          <w:ilvl w:val="0"/>
          <w:numId w:val="18"/>
        </w:numPr>
        <w:spacing w:after="0" w:line="240" w:lineRule="auto"/>
        <w:jc w:val="both"/>
        <w:rPr>
          <w:rFonts w:ascii="Times New Roman" w:eastAsia="Times New Roman" w:hAnsi="Times New Roman" w:cs="Times New Roman"/>
          <w:sz w:val="20"/>
          <w:szCs w:val="20"/>
        </w:rPr>
      </w:pPr>
      <w:proofErr w:type="spellStart"/>
      <w:r w:rsidRPr="0064602E">
        <w:rPr>
          <w:rFonts w:ascii="Times New Roman" w:eastAsia="Times New Roman" w:hAnsi="Times New Roman" w:cs="Times New Roman"/>
          <w:sz w:val="20"/>
          <w:szCs w:val="20"/>
        </w:rPr>
        <w:t>Wenlin</w:t>
      </w:r>
      <w:proofErr w:type="spellEnd"/>
      <w:r w:rsidRPr="0064602E">
        <w:rPr>
          <w:rFonts w:ascii="Times New Roman" w:eastAsia="Times New Roman" w:hAnsi="Times New Roman" w:cs="Times New Roman"/>
          <w:sz w:val="20"/>
          <w:szCs w:val="20"/>
        </w:rPr>
        <w:t xml:space="preserve"> Zhang,</w:t>
      </w:r>
      <w:r>
        <w:rPr>
          <w:rFonts w:ascii="Times New Roman" w:eastAsia="Times New Roman" w:hAnsi="Times New Roman" w:cs="Times New Roman"/>
          <w:sz w:val="20"/>
          <w:szCs w:val="20"/>
        </w:rPr>
        <w:t xml:space="preserve"> </w:t>
      </w:r>
      <w:r w:rsidRPr="007935A3">
        <w:rPr>
          <w:rFonts w:ascii="Times New Roman" w:eastAsia="Times New Roman" w:hAnsi="Times New Roman" w:cs="Times New Roman"/>
          <w:sz w:val="20"/>
          <w:szCs w:val="20"/>
          <w:u w:val="single"/>
        </w:rPr>
        <w:t>Ryan Ahmed</w:t>
      </w:r>
      <w:r w:rsidR="0064602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(2025). </w:t>
      </w:r>
      <w:r w:rsidRPr="007935A3">
        <w:rPr>
          <w:rFonts w:ascii="Times New Roman" w:eastAsia="Times New Roman" w:hAnsi="Times New Roman" w:cs="Times New Roman"/>
          <w:sz w:val="20"/>
          <w:szCs w:val="20"/>
        </w:rPr>
        <w:t>Field-validated battery capacity estimation using an iterative filter-based approach.</w:t>
      </w:r>
      <w:r>
        <w:rPr>
          <w:rFonts w:ascii="Times New Roman" w:eastAsia="Times New Roman" w:hAnsi="Times New Roman" w:cs="Times New Roman"/>
          <w:sz w:val="20"/>
          <w:szCs w:val="20"/>
        </w:rPr>
        <w:t xml:space="preserve"> </w:t>
      </w:r>
      <w:r w:rsidRPr="00DF3DD0">
        <w:rPr>
          <w:rFonts w:ascii="Times New Roman" w:eastAsia="Times New Roman" w:hAnsi="Times New Roman" w:cs="Times New Roman"/>
          <w:sz w:val="20"/>
          <w:szCs w:val="20"/>
        </w:rPr>
        <w:t>IEEE Transportation Electrification Conference and Expo (ITEC)</w:t>
      </w:r>
      <w:r>
        <w:rPr>
          <w:rFonts w:ascii="Times New Roman" w:eastAsia="Times New Roman" w:hAnsi="Times New Roman" w:cs="Times New Roman"/>
          <w:sz w:val="20"/>
          <w:szCs w:val="20"/>
        </w:rPr>
        <w:t>.</w:t>
      </w:r>
    </w:p>
    <w:p w14:paraId="467A88A0" w14:textId="77777777" w:rsidR="00B02A1D" w:rsidRPr="00B02A1D" w:rsidRDefault="00B02A1D" w:rsidP="00B02A1D">
      <w:pPr>
        <w:widowControl w:val="0"/>
        <w:spacing w:after="0" w:line="240" w:lineRule="auto"/>
        <w:jc w:val="both"/>
        <w:rPr>
          <w:rFonts w:ascii="Times New Roman" w:eastAsia="Times New Roman" w:hAnsi="Times New Roman" w:cs="Times New Roman"/>
          <w:sz w:val="20"/>
          <w:szCs w:val="20"/>
        </w:rPr>
      </w:pPr>
    </w:p>
    <w:p w14:paraId="1B2B68BB" w14:textId="065A04E5" w:rsidR="00B345EC" w:rsidRDefault="00471202" w:rsidP="00B345EC">
      <w:pPr>
        <w:widowControl w:val="0"/>
        <w:numPr>
          <w:ilvl w:val="0"/>
          <w:numId w:val="18"/>
        </w:numPr>
        <w:spacing w:after="0" w:line="240" w:lineRule="auto"/>
        <w:jc w:val="both"/>
        <w:rPr>
          <w:rFonts w:ascii="Times New Roman" w:eastAsia="Times New Roman" w:hAnsi="Times New Roman" w:cs="Times New Roman"/>
          <w:sz w:val="20"/>
          <w:szCs w:val="20"/>
        </w:rPr>
      </w:pPr>
      <w:r w:rsidRPr="00B345EC">
        <w:rPr>
          <w:rFonts w:ascii="Times New Roman" w:eastAsia="Times New Roman" w:hAnsi="Times New Roman" w:cs="Times New Roman"/>
          <w:sz w:val="20"/>
          <w:szCs w:val="20"/>
          <w:u w:val="single"/>
        </w:rPr>
        <w:t>Ryan Ahmed</w:t>
      </w:r>
      <w:r w:rsidRPr="00937BD4">
        <w:rPr>
          <w:rFonts w:ascii="Times New Roman" w:eastAsia="Times New Roman" w:hAnsi="Times New Roman" w:cs="Times New Roman"/>
          <w:sz w:val="20"/>
          <w:szCs w:val="20"/>
        </w:rPr>
        <w:t xml:space="preserve"> (2024). Battery Modeling and SOX Estimation Strategies for Battery Electric Vehicles, IEEE Transportation Electrification Conference (ITEC), Chicago, United States of America.</w:t>
      </w:r>
    </w:p>
    <w:p w14:paraId="7C5370F6" w14:textId="77777777" w:rsidR="00B345EC" w:rsidRDefault="00B345EC" w:rsidP="00B345EC">
      <w:pPr>
        <w:widowControl w:val="0"/>
        <w:spacing w:after="0" w:line="240" w:lineRule="auto"/>
        <w:ind w:left="720"/>
        <w:jc w:val="both"/>
        <w:rPr>
          <w:rFonts w:ascii="Times New Roman" w:eastAsia="Times New Roman" w:hAnsi="Times New Roman" w:cs="Times New Roman"/>
          <w:sz w:val="20"/>
          <w:szCs w:val="20"/>
        </w:rPr>
      </w:pPr>
    </w:p>
    <w:p w14:paraId="6C63DA36" w14:textId="7CDE6EF4" w:rsidR="00471202" w:rsidRDefault="00471202" w:rsidP="00B345EC">
      <w:pPr>
        <w:widowControl w:val="0"/>
        <w:numPr>
          <w:ilvl w:val="0"/>
          <w:numId w:val="18"/>
        </w:numPr>
        <w:spacing w:after="0" w:line="240" w:lineRule="auto"/>
        <w:jc w:val="both"/>
        <w:rPr>
          <w:rFonts w:ascii="Times New Roman" w:eastAsia="Times New Roman" w:hAnsi="Times New Roman" w:cs="Times New Roman"/>
          <w:sz w:val="20"/>
          <w:szCs w:val="20"/>
        </w:rPr>
      </w:pPr>
      <w:r w:rsidRPr="00E96DF3">
        <w:rPr>
          <w:rFonts w:ascii="Times New Roman" w:eastAsia="Times New Roman" w:hAnsi="Times New Roman" w:cs="Times New Roman"/>
          <w:sz w:val="20"/>
          <w:szCs w:val="20"/>
          <w:u w:val="single"/>
        </w:rPr>
        <w:t>Ryan Ahmed</w:t>
      </w:r>
      <w:r w:rsidRPr="00B345EC">
        <w:rPr>
          <w:rFonts w:ascii="Times New Roman" w:eastAsia="Times New Roman" w:hAnsi="Times New Roman" w:cs="Times New Roman"/>
          <w:sz w:val="20"/>
          <w:szCs w:val="20"/>
        </w:rPr>
        <w:t xml:space="preserve"> (2024). Artificial Intelligence and Data Science for Finance Professionals, Jefferies Asset Management, London, United Kingdom.</w:t>
      </w:r>
    </w:p>
    <w:p w14:paraId="47218062" w14:textId="77777777" w:rsidR="00B345EC" w:rsidRPr="00B345EC" w:rsidRDefault="00B345EC" w:rsidP="00B345EC">
      <w:pPr>
        <w:widowControl w:val="0"/>
        <w:spacing w:after="0" w:line="240" w:lineRule="auto"/>
        <w:jc w:val="both"/>
        <w:rPr>
          <w:rFonts w:ascii="Times New Roman" w:eastAsia="Times New Roman" w:hAnsi="Times New Roman" w:cs="Times New Roman"/>
          <w:sz w:val="20"/>
          <w:szCs w:val="20"/>
        </w:rPr>
      </w:pPr>
    </w:p>
    <w:p w14:paraId="4DB73CEE" w14:textId="7F5BB06D" w:rsidR="00471202" w:rsidRDefault="00471202" w:rsidP="00937BD4">
      <w:pPr>
        <w:widowControl w:val="0"/>
        <w:numPr>
          <w:ilvl w:val="0"/>
          <w:numId w:val="18"/>
        </w:numPr>
        <w:spacing w:after="0" w:line="240" w:lineRule="auto"/>
        <w:jc w:val="both"/>
        <w:rPr>
          <w:rFonts w:ascii="Times New Roman" w:eastAsia="Times New Roman" w:hAnsi="Times New Roman" w:cs="Times New Roman"/>
          <w:sz w:val="20"/>
          <w:szCs w:val="20"/>
        </w:rPr>
      </w:pPr>
      <w:r w:rsidRPr="00E96DF3">
        <w:rPr>
          <w:rFonts w:ascii="Times New Roman" w:eastAsia="Times New Roman" w:hAnsi="Times New Roman" w:cs="Times New Roman"/>
          <w:sz w:val="20"/>
          <w:szCs w:val="20"/>
          <w:u w:val="single"/>
        </w:rPr>
        <w:t>Ryan Ahmed</w:t>
      </w:r>
      <w:r w:rsidRPr="00937BD4">
        <w:rPr>
          <w:rFonts w:ascii="Times New Roman" w:eastAsia="Times New Roman" w:hAnsi="Times New Roman" w:cs="Times New Roman"/>
          <w:sz w:val="20"/>
          <w:szCs w:val="20"/>
        </w:rPr>
        <w:t xml:space="preserve"> (2024). Managing Li-Ion Battery Systems in Electric Vehicles, 6th International Conference on Smart Power &amp; Internet Energy Systems (SPIES), Abu Dhabi, United Arab Emirates.</w:t>
      </w:r>
    </w:p>
    <w:p w14:paraId="58D666E1" w14:textId="77777777" w:rsidR="00B345EC" w:rsidRPr="00937BD4" w:rsidRDefault="00B345EC" w:rsidP="00B345EC">
      <w:pPr>
        <w:widowControl w:val="0"/>
        <w:spacing w:after="0" w:line="240" w:lineRule="auto"/>
        <w:jc w:val="both"/>
        <w:rPr>
          <w:rFonts w:ascii="Times New Roman" w:eastAsia="Times New Roman" w:hAnsi="Times New Roman" w:cs="Times New Roman"/>
          <w:sz w:val="20"/>
          <w:szCs w:val="20"/>
        </w:rPr>
      </w:pPr>
    </w:p>
    <w:p w14:paraId="77430617" w14:textId="5BAA8518" w:rsidR="00471202" w:rsidRDefault="00471202" w:rsidP="00937BD4">
      <w:pPr>
        <w:widowControl w:val="0"/>
        <w:numPr>
          <w:ilvl w:val="0"/>
          <w:numId w:val="18"/>
        </w:numPr>
        <w:spacing w:after="0" w:line="240" w:lineRule="auto"/>
        <w:jc w:val="both"/>
        <w:rPr>
          <w:rFonts w:ascii="Times New Roman" w:eastAsia="Times New Roman" w:hAnsi="Times New Roman" w:cs="Times New Roman"/>
          <w:sz w:val="20"/>
          <w:szCs w:val="20"/>
        </w:rPr>
      </w:pPr>
      <w:r w:rsidRPr="00937BD4">
        <w:rPr>
          <w:rFonts w:ascii="Times New Roman" w:eastAsia="Times New Roman" w:hAnsi="Times New Roman" w:cs="Times New Roman"/>
          <w:sz w:val="20"/>
          <w:szCs w:val="20"/>
        </w:rPr>
        <w:t xml:space="preserve">Adrian Sochaniwsky, </w:t>
      </w:r>
      <w:r w:rsidRPr="00E96DF3">
        <w:rPr>
          <w:rFonts w:ascii="Times New Roman" w:eastAsia="Times New Roman" w:hAnsi="Times New Roman" w:cs="Times New Roman"/>
          <w:sz w:val="20"/>
          <w:szCs w:val="20"/>
          <w:u w:val="single"/>
        </w:rPr>
        <w:t>Ryan Ahmed</w:t>
      </w:r>
      <w:r w:rsidRPr="00937BD4">
        <w:rPr>
          <w:rFonts w:ascii="Times New Roman" w:eastAsia="Times New Roman" w:hAnsi="Times New Roman" w:cs="Times New Roman"/>
          <w:sz w:val="20"/>
          <w:szCs w:val="20"/>
        </w:rPr>
        <w:t xml:space="preserve"> (2024). A Camera-LiDAR Fusion Framework for Traffic Monitoring, IEEE Transportation Electrification Conference (ITEC), Chicago, United States of America.</w:t>
      </w:r>
    </w:p>
    <w:p w14:paraId="5A8E9042" w14:textId="77777777" w:rsidR="00B345EC" w:rsidRPr="00937BD4" w:rsidRDefault="00B345EC" w:rsidP="00B345EC">
      <w:pPr>
        <w:widowControl w:val="0"/>
        <w:spacing w:after="0" w:line="240" w:lineRule="auto"/>
        <w:jc w:val="both"/>
        <w:rPr>
          <w:rFonts w:ascii="Times New Roman" w:eastAsia="Times New Roman" w:hAnsi="Times New Roman" w:cs="Times New Roman"/>
          <w:sz w:val="20"/>
          <w:szCs w:val="20"/>
        </w:rPr>
      </w:pPr>
    </w:p>
    <w:p w14:paraId="614D9B03" w14:textId="37C0D58B" w:rsidR="00471202" w:rsidRDefault="00471202" w:rsidP="00937BD4">
      <w:pPr>
        <w:widowControl w:val="0"/>
        <w:numPr>
          <w:ilvl w:val="0"/>
          <w:numId w:val="18"/>
        </w:numPr>
        <w:spacing w:after="0" w:line="240" w:lineRule="auto"/>
        <w:jc w:val="both"/>
        <w:rPr>
          <w:rFonts w:ascii="Times New Roman" w:eastAsia="Times New Roman" w:hAnsi="Times New Roman" w:cs="Times New Roman"/>
          <w:sz w:val="20"/>
          <w:szCs w:val="20"/>
        </w:rPr>
      </w:pPr>
      <w:r w:rsidRPr="00E96DF3">
        <w:rPr>
          <w:rFonts w:ascii="Times New Roman" w:eastAsia="Times New Roman" w:hAnsi="Times New Roman" w:cs="Times New Roman"/>
          <w:sz w:val="20"/>
          <w:szCs w:val="20"/>
          <w:u w:val="single"/>
        </w:rPr>
        <w:t>Ryan Ahmed</w:t>
      </w:r>
      <w:r w:rsidRPr="00937BD4">
        <w:rPr>
          <w:rFonts w:ascii="Times New Roman" w:eastAsia="Times New Roman" w:hAnsi="Times New Roman" w:cs="Times New Roman"/>
          <w:sz w:val="20"/>
          <w:szCs w:val="20"/>
        </w:rPr>
        <w:t xml:space="preserve"> (2024). A Novel AI-Powered Technique for Ontario License Plate Recognition, IEEE Transportation Electrification Conference (ITEC), Chicago, United States of America.</w:t>
      </w:r>
    </w:p>
    <w:p w14:paraId="249A3EC9" w14:textId="77777777" w:rsidR="00B345EC" w:rsidRPr="00937BD4" w:rsidRDefault="00B345EC" w:rsidP="00B345EC">
      <w:pPr>
        <w:widowControl w:val="0"/>
        <w:spacing w:after="0" w:line="240" w:lineRule="auto"/>
        <w:jc w:val="both"/>
        <w:rPr>
          <w:rFonts w:ascii="Times New Roman" w:eastAsia="Times New Roman" w:hAnsi="Times New Roman" w:cs="Times New Roman"/>
          <w:sz w:val="20"/>
          <w:szCs w:val="20"/>
        </w:rPr>
      </w:pPr>
    </w:p>
    <w:p w14:paraId="7940A943" w14:textId="7BCCF794" w:rsidR="00471202" w:rsidRDefault="00471202" w:rsidP="00937BD4">
      <w:pPr>
        <w:widowControl w:val="0"/>
        <w:numPr>
          <w:ilvl w:val="0"/>
          <w:numId w:val="18"/>
        </w:numPr>
        <w:spacing w:after="0" w:line="240" w:lineRule="auto"/>
        <w:jc w:val="both"/>
        <w:rPr>
          <w:rFonts w:ascii="Times New Roman" w:eastAsia="Times New Roman" w:hAnsi="Times New Roman" w:cs="Times New Roman"/>
          <w:sz w:val="20"/>
          <w:szCs w:val="20"/>
        </w:rPr>
      </w:pPr>
      <w:r w:rsidRPr="00937BD4">
        <w:rPr>
          <w:rFonts w:ascii="Times New Roman" w:eastAsia="Times New Roman" w:hAnsi="Times New Roman" w:cs="Times New Roman"/>
          <w:sz w:val="20"/>
          <w:szCs w:val="20"/>
        </w:rPr>
        <w:t xml:space="preserve">Filipe Falcon, </w:t>
      </w:r>
      <w:r w:rsidRPr="00E96DF3">
        <w:rPr>
          <w:rFonts w:ascii="Times New Roman" w:eastAsia="Times New Roman" w:hAnsi="Times New Roman" w:cs="Times New Roman"/>
          <w:sz w:val="20"/>
          <w:szCs w:val="20"/>
          <w:u w:val="single"/>
        </w:rPr>
        <w:t>Ryan Ahmed</w:t>
      </w:r>
      <w:r w:rsidRPr="00937BD4">
        <w:rPr>
          <w:rFonts w:ascii="Times New Roman" w:eastAsia="Times New Roman" w:hAnsi="Times New Roman" w:cs="Times New Roman"/>
          <w:sz w:val="20"/>
          <w:szCs w:val="20"/>
        </w:rPr>
        <w:t xml:space="preserve"> (2024). AI-Powered Video Monitoring: Assessing the NVIDIA Jetson Orin Devices for Edge Computing Applications, IEEE Transportation Electrification Conference (ITEC), Chicago, United States of America.</w:t>
      </w:r>
    </w:p>
    <w:p w14:paraId="0BB5C26D" w14:textId="77777777" w:rsidR="00B345EC" w:rsidRPr="00937BD4" w:rsidRDefault="00B345EC" w:rsidP="00B345EC">
      <w:pPr>
        <w:widowControl w:val="0"/>
        <w:spacing w:after="0" w:line="240" w:lineRule="auto"/>
        <w:jc w:val="both"/>
        <w:rPr>
          <w:rFonts w:ascii="Times New Roman" w:eastAsia="Times New Roman" w:hAnsi="Times New Roman" w:cs="Times New Roman"/>
          <w:sz w:val="20"/>
          <w:szCs w:val="20"/>
        </w:rPr>
      </w:pPr>
    </w:p>
    <w:p w14:paraId="40AA741D" w14:textId="0142F0EA" w:rsidR="00471202" w:rsidRDefault="00471202" w:rsidP="00937BD4">
      <w:pPr>
        <w:widowControl w:val="0"/>
        <w:numPr>
          <w:ilvl w:val="0"/>
          <w:numId w:val="18"/>
        </w:numPr>
        <w:spacing w:after="0" w:line="240" w:lineRule="auto"/>
        <w:jc w:val="both"/>
        <w:rPr>
          <w:rFonts w:ascii="Times New Roman" w:eastAsia="Times New Roman" w:hAnsi="Times New Roman" w:cs="Times New Roman"/>
          <w:sz w:val="20"/>
          <w:szCs w:val="20"/>
        </w:rPr>
      </w:pPr>
      <w:r w:rsidRPr="00937BD4">
        <w:rPr>
          <w:rFonts w:ascii="Times New Roman" w:eastAsia="Times New Roman" w:hAnsi="Times New Roman" w:cs="Times New Roman"/>
          <w:sz w:val="20"/>
          <w:szCs w:val="20"/>
        </w:rPr>
        <w:t xml:space="preserve">John Guirguis, </w:t>
      </w:r>
      <w:r w:rsidRPr="00E96DF3">
        <w:rPr>
          <w:rFonts w:ascii="Times New Roman" w:eastAsia="Times New Roman" w:hAnsi="Times New Roman" w:cs="Times New Roman"/>
          <w:sz w:val="20"/>
          <w:szCs w:val="20"/>
          <w:u w:val="single"/>
        </w:rPr>
        <w:t>Ryan Ahmed</w:t>
      </w:r>
      <w:r w:rsidRPr="00937BD4">
        <w:rPr>
          <w:rFonts w:ascii="Times New Roman" w:eastAsia="Times New Roman" w:hAnsi="Times New Roman" w:cs="Times New Roman"/>
          <w:sz w:val="20"/>
          <w:szCs w:val="20"/>
        </w:rPr>
        <w:t xml:space="preserve"> (2024). A Novel Inverted Transformer (</w:t>
      </w:r>
      <w:proofErr w:type="spellStart"/>
      <w:r w:rsidRPr="00937BD4">
        <w:rPr>
          <w:rFonts w:ascii="Times New Roman" w:eastAsia="Times New Roman" w:hAnsi="Times New Roman" w:cs="Times New Roman"/>
          <w:sz w:val="20"/>
          <w:szCs w:val="20"/>
        </w:rPr>
        <w:t>i</w:t>
      </w:r>
      <w:proofErr w:type="spellEnd"/>
      <w:r w:rsidRPr="00937BD4">
        <w:rPr>
          <w:rFonts w:ascii="Times New Roman" w:eastAsia="Times New Roman" w:hAnsi="Times New Roman" w:cs="Times New Roman"/>
          <w:sz w:val="20"/>
          <w:szCs w:val="20"/>
        </w:rPr>
        <w:t>-Transformer) Deep Neural Network Model for Li-Ion Batteries SOC Estimation, IEEE Transportation Electrification Conference (ITEC), Chicago, United States of America.</w:t>
      </w:r>
    </w:p>
    <w:p w14:paraId="3685B38D" w14:textId="77777777" w:rsidR="00B345EC" w:rsidRPr="00937BD4" w:rsidRDefault="00B345EC" w:rsidP="00B345EC">
      <w:pPr>
        <w:widowControl w:val="0"/>
        <w:spacing w:after="0" w:line="240" w:lineRule="auto"/>
        <w:jc w:val="both"/>
        <w:rPr>
          <w:rFonts w:ascii="Times New Roman" w:eastAsia="Times New Roman" w:hAnsi="Times New Roman" w:cs="Times New Roman"/>
          <w:sz w:val="20"/>
          <w:szCs w:val="20"/>
        </w:rPr>
      </w:pPr>
    </w:p>
    <w:p w14:paraId="66355147" w14:textId="0020F623" w:rsidR="00471202" w:rsidRDefault="00471202" w:rsidP="00937BD4">
      <w:pPr>
        <w:widowControl w:val="0"/>
        <w:numPr>
          <w:ilvl w:val="0"/>
          <w:numId w:val="18"/>
        </w:numPr>
        <w:spacing w:after="0" w:line="240" w:lineRule="auto"/>
        <w:jc w:val="both"/>
        <w:rPr>
          <w:rFonts w:ascii="Times New Roman" w:eastAsia="Times New Roman" w:hAnsi="Times New Roman" w:cs="Times New Roman"/>
          <w:sz w:val="20"/>
          <w:szCs w:val="20"/>
        </w:rPr>
      </w:pPr>
      <w:proofErr w:type="spellStart"/>
      <w:r w:rsidRPr="00937BD4">
        <w:rPr>
          <w:rFonts w:ascii="Times New Roman" w:eastAsia="Times New Roman" w:hAnsi="Times New Roman" w:cs="Times New Roman"/>
          <w:sz w:val="20"/>
          <w:szCs w:val="20"/>
        </w:rPr>
        <w:t>Wenlin</w:t>
      </w:r>
      <w:proofErr w:type="spellEnd"/>
      <w:r w:rsidRPr="00937BD4">
        <w:rPr>
          <w:rFonts w:ascii="Times New Roman" w:eastAsia="Times New Roman" w:hAnsi="Times New Roman" w:cs="Times New Roman"/>
          <w:sz w:val="20"/>
          <w:szCs w:val="20"/>
        </w:rPr>
        <w:t xml:space="preserve"> Zhang, </w:t>
      </w:r>
      <w:r w:rsidRPr="00E96DF3">
        <w:rPr>
          <w:rFonts w:ascii="Times New Roman" w:eastAsia="Times New Roman" w:hAnsi="Times New Roman" w:cs="Times New Roman"/>
          <w:sz w:val="20"/>
          <w:szCs w:val="20"/>
          <w:u w:val="single"/>
        </w:rPr>
        <w:t>Ryan Ahmed</w:t>
      </w:r>
      <w:r w:rsidRPr="00937BD4">
        <w:rPr>
          <w:rFonts w:ascii="Times New Roman" w:eastAsia="Times New Roman" w:hAnsi="Times New Roman" w:cs="Times New Roman"/>
          <w:sz w:val="20"/>
          <w:szCs w:val="20"/>
        </w:rPr>
        <w:t xml:space="preserve"> (2024). An Experimental Study of the Robustness of Electrochemical Impedance Spectroscopy Measurements Within Consecutive Cycles, IEEE Transportation Electrification Conference (ITEC), Chicago, United States of America.</w:t>
      </w:r>
    </w:p>
    <w:p w14:paraId="189AB60F" w14:textId="77777777" w:rsidR="00B345EC" w:rsidRPr="00937BD4" w:rsidRDefault="00B345EC" w:rsidP="00B345EC">
      <w:pPr>
        <w:widowControl w:val="0"/>
        <w:spacing w:after="0" w:line="240" w:lineRule="auto"/>
        <w:jc w:val="both"/>
        <w:rPr>
          <w:rFonts w:ascii="Times New Roman" w:eastAsia="Times New Roman" w:hAnsi="Times New Roman" w:cs="Times New Roman"/>
          <w:sz w:val="20"/>
          <w:szCs w:val="20"/>
        </w:rPr>
      </w:pPr>
    </w:p>
    <w:p w14:paraId="267BFB58" w14:textId="0B8F47E1" w:rsidR="00471202" w:rsidRDefault="00471202" w:rsidP="00937BD4">
      <w:pPr>
        <w:widowControl w:val="0"/>
        <w:numPr>
          <w:ilvl w:val="0"/>
          <w:numId w:val="18"/>
        </w:numPr>
        <w:spacing w:after="0" w:line="240" w:lineRule="auto"/>
        <w:jc w:val="both"/>
        <w:rPr>
          <w:rFonts w:ascii="Times New Roman" w:eastAsia="Times New Roman" w:hAnsi="Times New Roman" w:cs="Times New Roman"/>
          <w:sz w:val="20"/>
          <w:szCs w:val="20"/>
        </w:rPr>
      </w:pPr>
      <w:r w:rsidRPr="00937BD4">
        <w:rPr>
          <w:rFonts w:ascii="Times New Roman" w:eastAsia="Times New Roman" w:hAnsi="Times New Roman" w:cs="Times New Roman"/>
          <w:sz w:val="20"/>
          <w:szCs w:val="20"/>
        </w:rPr>
        <w:t xml:space="preserve">Kyler Witvoet, </w:t>
      </w:r>
      <w:r w:rsidRPr="00E96DF3">
        <w:rPr>
          <w:rFonts w:ascii="Times New Roman" w:eastAsia="Times New Roman" w:hAnsi="Times New Roman" w:cs="Times New Roman"/>
          <w:sz w:val="20"/>
          <w:szCs w:val="20"/>
          <w:u w:val="single"/>
        </w:rPr>
        <w:t>Ryan Ahmed</w:t>
      </w:r>
      <w:r w:rsidRPr="00937BD4">
        <w:rPr>
          <w:rFonts w:ascii="Times New Roman" w:eastAsia="Times New Roman" w:hAnsi="Times New Roman" w:cs="Times New Roman"/>
          <w:sz w:val="20"/>
          <w:szCs w:val="20"/>
        </w:rPr>
        <w:t xml:space="preserve"> (2023). Electric Vehicle’s Range and State of Charge Estimations Using Auto Machine Learning (</w:t>
      </w:r>
      <w:proofErr w:type="spellStart"/>
      <w:r w:rsidRPr="00937BD4">
        <w:rPr>
          <w:rFonts w:ascii="Times New Roman" w:eastAsia="Times New Roman" w:hAnsi="Times New Roman" w:cs="Times New Roman"/>
          <w:sz w:val="20"/>
          <w:szCs w:val="20"/>
        </w:rPr>
        <w:t>AutoML</w:t>
      </w:r>
      <w:proofErr w:type="spellEnd"/>
      <w:r w:rsidRPr="00937BD4">
        <w:rPr>
          <w:rFonts w:ascii="Times New Roman" w:eastAsia="Times New Roman" w:hAnsi="Times New Roman" w:cs="Times New Roman"/>
          <w:sz w:val="20"/>
          <w:szCs w:val="20"/>
        </w:rPr>
        <w:t>), IEEE Transportation Electrification Conference (ITEC), Detroit, United States of America.</w:t>
      </w:r>
    </w:p>
    <w:p w14:paraId="4965A189" w14:textId="77777777" w:rsidR="00B345EC" w:rsidRDefault="00B345EC" w:rsidP="00B345EC">
      <w:pPr>
        <w:widowControl w:val="0"/>
        <w:spacing w:after="0" w:line="240" w:lineRule="auto"/>
        <w:jc w:val="both"/>
        <w:rPr>
          <w:rFonts w:ascii="Times New Roman" w:eastAsia="Times New Roman" w:hAnsi="Times New Roman" w:cs="Times New Roman"/>
          <w:sz w:val="20"/>
          <w:szCs w:val="20"/>
        </w:rPr>
      </w:pPr>
    </w:p>
    <w:p w14:paraId="3E5BDDE7" w14:textId="1F1FA546" w:rsidR="00000F42" w:rsidRPr="00F45D2D" w:rsidRDefault="00000F42" w:rsidP="00000F42">
      <w:pPr>
        <w:widowControl w:val="0"/>
        <w:spacing w:after="0" w:line="240" w:lineRule="auto"/>
        <w:rPr>
          <w:rFonts w:ascii="Arial" w:eastAsia="Arial" w:hAnsi="Arial" w:cs="Arial"/>
          <w:b/>
          <w:sz w:val="20"/>
          <w:szCs w:val="20"/>
        </w:rPr>
      </w:pPr>
      <w:r>
        <w:rPr>
          <w:rFonts w:ascii="Arial" w:eastAsia="Arial" w:hAnsi="Arial" w:cs="Arial"/>
          <w:b/>
          <w:sz w:val="20"/>
          <w:szCs w:val="20"/>
        </w:rPr>
        <w:t>Non-</w:t>
      </w:r>
      <w:r w:rsidRPr="00F45D2D">
        <w:rPr>
          <w:rFonts w:ascii="Arial" w:eastAsia="Arial" w:hAnsi="Arial" w:cs="Arial"/>
          <w:b/>
          <w:sz w:val="20"/>
          <w:szCs w:val="20"/>
        </w:rPr>
        <w:t>Peer Reviewed</w:t>
      </w:r>
    </w:p>
    <w:p w14:paraId="37CC9423" w14:textId="77777777" w:rsidR="00000F42" w:rsidRPr="00937BD4" w:rsidRDefault="00000F42" w:rsidP="00B345EC">
      <w:pPr>
        <w:widowControl w:val="0"/>
        <w:spacing w:after="0" w:line="240" w:lineRule="auto"/>
        <w:jc w:val="both"/>
        <w:rPr>
          <w:rFonts w:ascii="Times New Roman" w:eastAsia="Times New Roman" w:hAnsi="Times New Roman" w:cs="Times New Roman"/>
          <w:sz w:val="20"/>
          <w:szCs w:val="20"/>
        </w:rPr>
      </w:pPr>
    </w:p>
    <w:p w14:paraId="72D6B450" w14:textId="77777777" w:rsidR="00471202" w:rsidRDefault="00471202" w:rsidP="00937BD4">
      <w:pPr>
        <w:widowControl w:val="0"/>
        <w:numPr>
          <w:ilvl w:val="0"/>
          <w:numId w:val="18"/>
        </w:numPr>
        <w:spacing w:after="0" w:line="240" w:lineRule="auto"/>
        <w:jc w:val="both"/>
        <w:rPr>
          <w:rFonts w:ascii="Times New Roman" w:eastAsia="Times New Roman" w:hAnsi="Times New Roman" w:cs="Times New Roman"/>
          <w:sz w:val="20"/>
          <w:szCs w:val="20"/>
        </w:rPr>
      </w:pPr>
      <w:r w:rsidRPr="00E96DF3">
        <w:rPr>
          <w:rFonts w:ascii="Times New Roman" w:eastAsia="Times New Roman" w:hAnsi="Times New Roman" w:cs="Times New Roman"/>
          <w:sz w:val="20"/>
          <w:szCs w:val="20"/>
          <w:u w:val="single"/>
        </w:rPr>
        <w:t>Ryan Ahmed</w:t>
      </w:r>
      <w:r w:rsidRPr="00937BD4">
        <w:rPr>
          <w:rFonts w:ascii="Times New Roman" w:eastAsia="Times New Roman" w:hAnsi="Times New Roman" w:cs="Times New Roman"/>
          <w:sz w:val="20"/>
          <w:szCs w:val="20"/>
        </w:rPr>
        <w:t xml:space="preserve"> (2023). Artificial Intelligence and Data Science for Finance Professionals, Jefferies Asset Management, NYC, United States of America.</w:t>
      </w:r>
    </w:p>
    <w:p w14:paraId="2709109B" w14:textId="77777777" w:rsidR="00B345EC" w:rsidRPr="00937BD4" w:rsidRDefault="00B345EC" w:rsidP="00B345EC">
      <w:pPr>
        <w:widowControl w:val="0"/>
        <w:spacing w:after="0" w:line="240" w:lineRule="auto"/>
        <w:jc w:val="both"/>
        <w:rPr>
          <w:rFonts w:ascii="Times New Roman" w:eastAsia="Times New Roman" w:hAnsi="Times New Roman" w:cs="Times New Roman"/>
          <w:sz w:val="20"/>
          <w:szCs w:val="20"/>
        </w:rPr>
      </w:pPr>
    </w:p>
    <w:p w14:paraId="31D04817" w14:textId="77777777" w:rsidR="00471202" w:rsidRDefault="00471202" w:rsidP="00937BD4">
      <w:pPr>
        <w:widowControl w:val="0"/>
        <w:numPr>
          <w:ilvl w:val="0"/>
          <w:numId w:val="18"/>
        </w:numPr>
        <w:spacing w:after="0" w:line="240" w:lineRule="auto"/>
        <w:jc w:val="both"/>
        <w:rPr>
          <w:rFonts w:ascii="Times New Roman" w:eastAsia="Times New Roman" w:hAnsi="Times New Roman" w:cs="Times New Roman"/>
          <w:sz w:val="20"/>
          <w:szCs w:val="20"/>
        </w:rPr>
      </w:pPr>
      <w:r w:rsidRPr="00E96DF3">
        <w:rPr>
          <w:rFonts w:ascii="Times New Roman" w:eastAsia="Times New Roman" w:hAnsi="Times New Roman" w:cs="Times New Roman"/>
          <w:sz w:val="20"/>
          <w:szCs w:val="20"/>
          <w:u w:val="single"/>
        </w:rPr>
        <w:t>Ryan Ahmed</w:t>
      </w:r>
      <w:r w:rsidRPr="00937BD4">
        <w:rPr>
          <w:rFonts w:ascii="Times New Roman" w:eastAsia="Times New Roman" w:hAnsi="Times New Roman" w:cs="Times New Roman"/>
          <w:sz w:val="20"/>
          <w:szCs w:val="20"/>
        </w:rPr>
        <w:t xml:space="preserve"> (2022). Python and AI for Financial Professionals - Led practical skills modules for CFA professionals, focusing on the application of Python and AI in financial analysis and decision-making, Chartered Financial Analyst (CFA) Practical Skills Module Certifications, Charlottesville, United States of America.</w:t>
      </w:r>
    </w:p>
    <w:p w14:paraId="3E18B4CD" w14:textId="77777777" w:rsidR="00B345EC" w:rsidRPr="00937BD4" w:rsidRDefault="00B345EC" w:rsidP="00B345EC">
      <w:pPr>
        <w:widowControl w:val="0"/>
        <w:spacing w:after="0" w:line="240" w:lineRule="auto"/>
        <w:jc w:val="both"/>
        <w:rPr>
          <w:rFonts w:ascii="Times New Roman" w:eastAsia="Times New Roman" w:hAnsi="Times New Roman" w:cs="Times New Roman"/>
          <w:sz w:val="20"/>
          <w:szCs w:val="20"/>
        </w:rPr>
      </w:pPr>
    </w:p>
    <w:p w14:paraId="1E6A6AE8" w14:textId="77777777" w:rsidR="00471202" w:rsidRDefault="00471202" w:rsidP="00937BD4">
      <w:pPr>
        <w:widowControl w:val="0"/>
        <w:numPr>
          <w:ilvl w:val="0"/>
          <w:numId w:val="18"/>
        </w:numPr>
        <w:spacing w:after="0" w:line="240" w:lineRule="auto"/>
        <w:jc w:val="both"/>
        <w:rPr>
          <w:rFonts w:ascii="Times New Roman" w:eastAsia="Times New Roman" w:hAnsi="Times New Roman" w:cs="Times New Roman"/>
          <w:sz w:val="20"/>
          <w:szCs w:val="20"/>
        </w:rPr>
      </w:pPr>
      <w:r w:rsidRPr="00E96DF3">
        <w:rPr>
          <w:rFonts w:ascii="Times New Roman" w:eastAsia="Times New Roman" w:hAnsi="Times New Roman" w:cs="Times New Roman"/>
          <w:sz w:val="20"/>
          <w:szCs w:val="20"/>
          <w:u w:val="single"/>
        </w:rPr>
        <w:t>Ryan Ahmed</w:t>
      </w:r>
      <w:r w:rsidRPr="00937BD4">
        <w:rPr>
          <w:rFonts w:ascii="Times New Roman" w:eastAsia="Times New Roman" w:hAnsi="Times New Roman" w:cs="Times New Roman"/>
          <w:sz w:val="20"/>
          <w:szCs w:val="20"/>
        </w:rPr>
        <w:t xml:space="preserve"> (2022). Python and Machine Learning in Finance, HSBC, NYC, United States of America.</w:t>
      </w:r>
    </w:p>
    <w:p w14:paraId="1F39FD43" w14:textId="77777777" w:rsidR="00B345EC" w:rsidRPr="00937BD4" w:rsidRDefault="00B345EC" w:rsidP="00B345EC">
      <w:pPr>
        <w:widowControl w:val="0"/>
        <w:spacing w:after="0" w:line="240" w:lineRule="auto"/>
        <w:jc w:val="both"/>
        <w:rPr>
          <w:rFonts w:ascii="Times New Roman" w:eastAsia="Times New Roman" w:hAnsi="Times New Roman" w:cs="Times New Roman"/>
          <w:sz w:val="20"/>
          <w:szCs w:val="20"/>
        </w:rPr>
      </w:pPr>
    </w:p>
    <w:p w14:paraId="2AD2C4DA" w14:textId="1F5A764C" w:rsidR="00471202" w:rsidRDefault="00471202" w:rsidP="00937BD4">
      <w:pPr>
        <w:widowControl w:val="0"/>
        <w:numPr>
          <w:ilvl w:val="0"/>
          <w:numId w:val="18"/>
        </w:numPr>
        <w:spacing w:after="0" w:line="240" w:lineRule="auto"/>
        <w:jc w:val="both"/>
        <w:rPr>
          <w:rFonts w:ascii="Times New Roman" w:eastAsia="Times New Roman" w:hAnsi="Times New Roman" w:cs="Times New Roman"/>
          <w:sz w:val="20"/>
          <w:szCs w:val="20"/>
        </w:rPr>
      </w:pPr>
      <w:r w:rsidRPr="00E96DF3">
        <w:rPr>
          <w:rFonts w:ascii="Times New Roman" w:eastAsia="Times New Roman" w:hAnsi="Times New Roman" w:cs="Times New Roman"/>
          <w:sz w:val="20"/>
          <w:szCs w:val="20"/>
          <w:u w:val="single"/>
        </w:rPr>
        <w:t>Ryan Ahmed</w:t>
      </w:r>
      <w:r w:rsidRPr="00937BD4">
        <w:rPr>
          <w:rFonts w:ascii="Times New Roman" w:eastAsia="Times New Roman" w:hAnsi="Times New Roman" w:cs="Times New Roman"/>
          <w:sz w:val="20"/>
          <w:szCs w:val="20"/>
        </w:rPr>
        <w:t xml:space="preserve"> (2021). Artificial Intelligence in Finance, Barclays Global Training Program, London, United Kingdom.</w:t>
      </w:r>
    </w:p>
    <w:p w14:paraId="4890060A" w14:textId="77777777" w:rsidR="00B345EC" w:rsidRPr="00937BD4" w:rsidRDefault="00B345EC" w:rsidP="00B345EC">
      <w:pPr>
        <w:widowControl w:val="0"/>
        <w:spacing w:after="0" w:line="240" w:lineRule="auto"/>
        <w:jc w:val="both"/>
        <w:rPr>
          <w:rFonts w:ascii="Times New Roman" w:eastAsia="Times New Roman" w:hAnsi="Times New Roman" w:cs="Times New Roman"/>
          <w:sz w:val="20"/>
          <w:szCs w:val="20"/>
        </w:rPr>
      </w:pPr>
    </w:p>
    <w:p w14:paraId="7D661DAE" w14:textId="12C53355" w:rsidR="00471202" w:rsidRDefault="00471202" w:rsidP="00937BD4">
      <w:pPr>
        <w:widowControl w:val="0"/>
        <w:numPr>
          <w:ilvl w:val="0"/>
          <w:numId w:val="18"/>
        </w:numPr>
        <w:spacing w:after="0" w:line="240" w:lineRule="auto"/>
        <w:jc w:val="both"/>
        <w:rPr>
          <w:rFonts w:ascii="Times New Roman" w:eastAsia="Times New Roman" w:hAnsi="Times New Roman" w:cs="Times New Roman"/>
          <w:sz w:val="20"/>
          <w:szCs w:val="20"/>
        </w:rPr>
      </w:pPr>
      <w:r w:rsidRPr="00E96DF3">
        <w:rPr>
          <w:rFonts w:ascii="Times New Roman" w:eastAsia="Times New Roman" w:hAnsi="Times New Roman" w:cs="Times New Roman"/>
          <w:sz w:val="20"/>
          <w:szCs w:val="20"/>
          <w:u w:val="single"/>
        </w:rPr>
        <w:t>Ryan Ahmed</w:t>
      </w:r>
      <w:r w:rsidRPr="00937BD4">
        <w:rPr>
          <w:rFonts w:ascii="Times New Roman" w:eastAsia="Times New Roman" w:hAnsi="Times New Roman" w:cs="Times New Roman"/>
          <w:sz w:val="20"/>
          <w:szCs w:val="20"/>
        </w:rPr>
        <w:t xml:space="preserve"> (2019). Hybrid Electric Vehicle Design and Control, NSERC CREATE Annual Workshop and Conference, Windsor, Canada.</w:t>
      </w:r>
    </w:p>
    <w:p w14:paraId="65ED93E3" w14:textId="77777777" w:rsidR="00B345EC" w:rsidRPr="00937BD4" w:rsidRDefault="00B345EC" w:rsidP="00B345EC">
      <w:pPr>
        <w:widowControl w:val="0"/>
        <w:spacing w:after="0" w:line="240" w:lineRule="auto"/>
        <w:jc w:val="both"/>
        <w:rPr>
          <w:rFonts w:ascii="Times New Roman" w:eastAsia="Times New Roman" w:hAnsi="Times New Roman" w:cs="Times New Roman"/>
          <w:sz w:val="20"/>
          <w:szCs w:val="20"/>
        </w:rPr>
      </w:pPr>
    </w:p>
    <w:p w14:paraId="518D9DB0" w14:textId="324EEE84" w:rsidR="00471202" w:rsidRPr="00937BD4" w:rsidRDefault="00471202" w:rsidP="00937BD4">
      <w:pPr>
        <w:widowControl w:val="0"/>
        <w:numPr>
          <w:ilvl w:val="0"/>
          <w:numId w:val="18"/>
        </w:numPr>
        <w:spacing w:after="0" w:line="240" w:lineRule="auto"/>
        <w:jc w:val="both"/>
        <w:rPr>
          <w:rFonts w:ascii="Times New Roman" w:eastAsia="Times New Roman" w:hAnsi="Times New Roman" w:cs="Times New Roman"/>
          <w:sz w:val="20"/>
          <w:szCs w:val="20"/>
        </w:rPr>
      </w:pPr>
      <w:r w:rsidRPr="00E96DF3">
        <w:rPr>
          <w:rFonts w:ascii="Times New Roman" w:eastAsia="Times New Roman" w:hAnsi="Times New Roman" w:cs="Times New Roman"/>
          <w:sz w:val="20"/>
          <w:szCs w:val="20"/>
          <w:u w:val="single"/>
        </w:rPr>
        <w:t>Ryan Ahmed</w:t>
      </w:r>
      <w:r w:rsidRPr="00937BD4">
        <w:rPr>
          <w:rFonts w:ascii="Times New Roman" w:eastAsia="Times New Roman" w:hAnsi="Times New Roman" w:cs="Times New Roman"/>
          <w:sz w:val="20"/>
          <w:szCs w:val="20"/>
        </w:rPr>
        <w:t xml:space="preserve"> (2018). New Online Course on Hybrid Electric Vehicles, NSERC CREATE Annual Workshop and Conference, Hamilton, Canada.</w:t>
      </w:r>
    </w:p>
    <w:p w14:paraId="54B68DD2" w14:textId="77777777" w:rsidR="00390022" w:rsidRPr="00471202" w:rsidRDefault="00390022">
      <w:pPr>
        <w:keepNext/>
        <w:keepLines/>
        <w:pBdr>
          <w:top w:val="nil"/>
          <w:left w:val="nil"/>
          <w:bottom w:val="nil"/>
          <w:right w:val="nil"/>
          <w:between w:val="nil"/>
        </w:pBdr>
        <w:spacing w:after="0" w:line="240" w:lineRule="auto"/>
        <w:rPr>
          <w:rFonts w:ascii="Arial" w:eastAsia="Arial" w:hAnsi="Arial" w:cs="Arial"/>
          <w:sz w:val="20"/>
          <w:szCs w:val="20"/>
          <w:lang w:val="en-CA"/>
        </w:rPr>
      </w:pPr>
    </w:p>
    <w:p w14:paraId="7A6BA19A" w14:textId="77777777" w:rsidR="00390022" w:rsidRPr="00B345EC" w:rsidRDefault="0039002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0E239BDE" w14:textId="77777777" w:rsidR="00390022" w:rsidRDefault="001B5D66">
      <w:pPr>
        <w:keepNext/>
        <w:keepLines/>
        <w:pBdr>
          <w:top w:val="nil"/>
          <w:left w:val="nil"/>
          <w:bottom w:val="nil"/>
          <w:right w:val="nil"/>
          <w:between w:val="nil"/>
        </w:pBdr>
        <w:spacing w:after="0" w:line="240" w:lineRule="auto"/>
        <w:rPr>
          <w:rFonts w:ascii="Arial" w:eastAsia="Arial" w:hAnsi="Arial" w:cs="Arial"/>
          <w:color w:val="FF0000"/>
          <w:sz w:val="20"/>
          <w:szCs w:val="20"/>
        </w:rPr>
      </w:pPr>
      <w:r>
        <w:rPr>
          <w:rFonts w:ascii="Arial" w:eastAsia="Arial" w:hAnsi="Arial" w:cs="Arial"/>
          <w:b/>
          <w:color w:val="000000"/>
          <w:sz w:val="24"/>
          <w:szCs w:val="24"/>
        </w:rPr>
        <w:t xml:space="preserve">PATENTS, INVENTIONS AND COPYRIGHTS </w:t>
      </w:r>
    </w:p>
    <w:p w14:paraId="071F3E23" w14:textId="77777777" w:rsidR="00390022" w:rsidRDefault="00390022">
      <w:pPr>
        <w:keepNext/>
        <w:keepLines/>
        <w:pBdr>
          <w:top w:val="nil"/>
          <w:left w:val="nil"/>
          <w:bottom w:val="nil"/>
          <w:right w:val="nil"/>
          <w:between w:val="nil"/>
        </w:pBdr>
        <w:spacing w:after="0" w:line="240" w:lineRule="auto"/>
        <w:rPr>
          <w:rFonts w:ascii="Arial" w:eastAsia="Arial" w:hAnsi="Arial" w:cs="Arial"/>
          <w:color w:val="FF0000"/>
          <w:sz w:val="20"/>
          <w:szCs w:val="20"/>
        </w:rPr>
      </w:pPr>
    </w:p>
    <w:p w14:paraId="549F77D1" w14:textId="77777777" w:rsidR="00390022" w:rsidRDefault="001B5D66">
      <w:pPr>
        <w:keepLines/>
        <w:tabs>
          <w:tab w:val="left" w:pos="1418"/>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2023</w:t>
      </w:r>
      <w:r>
        <w:rPr>
          <w:rFonts w:ascii="Times New Roman" w:eastAsia="Times New Roman" w:hAnsi="Times New Roman" w:cs="Times New Roman"/>
          <w:sz w:val="20"/>
          <w:szCs w:val="20"/>
        </w:rPr>
        <w:tab/>
        <w:t xml:space="preserve">Ahmed R, Tong W, Wang S, Sethu R, Scheu J, </w:t>
      </w:r>
      <w:proofErr w:type="spellStart"/>
      <w:r>
        <w:rPr>
          <w:rFonts w:ascii="Times New Roman" w:eastAsia="Times New Roman" w:hAnsi="Times New Roman" w:cs="Times New Roman"/>
          <w:sz w:val="20"/>
          <w:szCs w:val="20"/>
        </w:rPr>
        <w:t>Radhakrishan</w:t>
      </w:r>
      <w:proofErr w:type="spellEnd"/>
      <w:r>
        <w:rPr>
          <w:rFonts w:ascii="Times New Roman" w:eastAsia="Times New Roman" w:hAnsi="Times New Roman" w:cs="Times New Roman"/>
          <w:sz w:val="20"/>
          <w:szCs w:val="20"/>
        </w:rPr>
        <w:t xml:space="preserve"> P, </w:t>
      </w:r>
      <w:proofErr w:type="spellStart"/>
      <w:r>
        <w:rPr>
          <w:rFonts w:ascii="Times New Roman" w:eastAsia="Times New Roman" w:hAnsi="Times New Roman" w:cs="Times New Roman"/>
          <w:sz w:val="20"/>
          <w:szCs w:val="20"/>
        </w:rPr>
        <w:t>Mudalige</w:t>
      </w:r>
      <w:proofErr w:type="spellEnd"/>
      <w:r>
        <w:rPr>
          <w:rFonts w:ascii="Times New Roman" w:eastAsia="Times New Roman" w:hAnsi="Times New Roman" w:cs="Times New Roman"/>
          <w:sz w:val="20"/>
          <w:szCs w:val="20"/>
        </w:rPr>
        <w:t xml:space="preserve"> U </w:t>
      </w:r>
    </w:p>
    <w:p w14:paraId="04C46220" w14:textId="77777777" w:rsidR="00390022" w:rsidRDefault="001B5D66">
      <w:pPr>
        <w:keepLines/>
        <w:tabs>
          <w:tab w:val="left" w:pos="1418"/>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Neural Network Validation System</w:t>
      </w:r>
      <w:r>
        <w:rPr>
          <w:rFonts w:ascii="Times New Roman" w:eastAsia="Times New Roman" w:hAnsi="Times New Roman" w:cs="Times New Roman"/>
          <w:sz w:val="20"/>
          <w:szCs w:val="20"/>
        </w:rPr>
        <w:tab/>
      </w:r>
    </w:p>
    <w:p w14:paraId="7CF506E4" w14:textId="77777777" w:rsidR="00390022" w:rsidRPr="000A20EA" w:rsidRDefault="001B5D66">
      <w:pPr>
        <w:keepNext/>
        <w:keepLines/>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Arial" w:eastAsia="Arial" w:hAnsi="Arial" w:cs="Arial"/>
          <w:color w:val="FF0000"/>
          <w:sz w:val="20"/>
          <w:szCs w:val="20"/>
        </w:rPr>
        <w:tab/>
      </w:r>
      <w:r>
        <w:rPr>
          <w:rFonts w:ascii="Arial" w:eastAsia="Arial" w:hAnsi="Arial" w:cs="Arial"/>
          <w:color w:val="FF0000"/>
          <w:sz w:val="20"/>
          <w:szCs w:val="20"/>
        </w:rPr>
        <w:tab/>
      </w:r>
      <w:r w:rsidRPr="000A20EA">
        <w:rPr>
          <w:rFonts w:ascii="Times New Roman" w:eastAsia="Times New Roman" w:hAnsi="Times New Roman" w:cs="Times New Roman"/>
          <w:sz w:val="20"/>
          <w:szCs w:val="20"/>
        </w:rPr>
        <w:t xml:space="preserve">United States of America </w:t>
      </w:r>
    </w:p>
    <w:p w14:paraId="5F164B8B" w14:textId="77777777" w:rsidR="00390022" w:rsidRPr="000A20EA" w:rsidRDefault="001B5D66">
      <w:pPr>
        <w:keepNext/>
        <w:keepLines/>
        <w:pBdr>
          <w:top w:val="nil"/>
          <w:left w:val="nil"/>
          <w:bottom w:val="nil"/>
          <w:right w:val="nil"/>
          <w:between w:val="nil"/>
        </w:pBdr>
        <w:spacing w:after="0" w:line="240" w:lineRule="auto"/>
        <w:ind w:left="720" w:firstLine="720"/>
        <w:rPr>
          <w:rFonts w:ascii="Times New Roman" w:eastAsia="Times New Roman" w:hAnsi="Times New Roman" w:cs="Times New Roman"/>
          <w:sz w:val="20"/>
          <w:szCs w:val="20"/>
        </w:rPr>
      </w:pPr>
      <w:r w:rsidRPr="000A20EA">
        <w:rPr>
          <w:rFonts w:ascii="Times New Roman" w:eastAsia="Times New Roman" w:hAnsi="Times New Roman" w:cs="Times New Roman"/>
          <w:sz w:val="20"/>
          <w:szCs w:val="20"/>
        </w:rPr>
        <w:t>US 2023/0139521 A1. 2021/11/02.</w:t>
      </w:r>
    </w:p>
    <w:p w14:paraId="755CF0EE" w14:textId="77777777" w:rsidR="00390022" w:rsidRDefault="00390022">
      <w:pPr>
        <w:keepNext/>
        <w:keepLines/>
        <w:pBdr>
          <w:top w:val="nil"/>
          <w:left w:val="nil"/>
          <w:bottom w:val="nil"/>
          <w:right w:val="nil"/>
          <w:between w:val="nil"/>
        </w:pBdr>
        <w:spacing w:after="0" w:line="240" w:lineRule="auto"/>
        <w:rPr>
          <w:ins w:id="1" w:author="Colbert-DeGeit, Andrea" w:date="2025-02-21T16:22:00Z" w16du:dateUtc="2025-02-21T21:22:00Z"/>
          <w:rFonts w:ascii="Arial" w:eastAsia="Arial" w:hAnsi="Arial" w:cs="Arial"/>
          <w:color w:val="FF0000"/>
          <w:sz w:val="20"/>
          <w:szCs w:val="20"/>
        </w:rPr>
      </w:pPr>
    </w:p>
    <w:p w14:paraId="3025BB4D" w14:textId="77777777" w:rsidR="001B5D66" w:rsidRPr="000C7A22" w:rsidRDefault="001B5D66">
      <w:pPr>
        <w:keepNext/>
        <w:keepLines/>
        <w:pBdr>
          <w:top w:val="nil"/>
          <w:left w:val="nil"/>
          <w:bottom w:val="nil"/>
          <w:right w:val="nil"/>
          <w:between w:val="nil"/>
        </w:pBdr>
        <w:spacing w:after="0" w:line="240" w:lineRule="auto"/>
        <w:rPr>
          <w:ins w:id="2" w:author="Colbert-DeGeit, Andrea" w:date="2025-02-21T16:22:00Z" w16du:dateUtc="2025-02-21T21:22:00Z"/>
          <w:rFonts w:ascii="Arial" w:eastAsia="Arial" w:hAnsi="Arial" w:cs="Arial"/>
          <w:b/>
          <w:color w:val="000000"/>
          <w:sz w:val="24"/>
          <w:szCs w:val="24"/>
        </w:rPr>
      </w:pPr>
    </w:p>
    <w:p w14:paraId="536B62E3" w14:textId="77777777" w:rsidR="000C7A22" w:rsidRDefault="000C7A22" w:rsidP="000C7A22">
      <w:pPr>
        <w:keepNext/>
        <w:keepLines/>
        <w:pBdr>
          <w:top w:val="nil"/>
          <w:left w:val="nil"/>
          <w:bottom w:val="nil"/>
          <w:right w:val="nil"/>
          <w:between w:val="nil"/>
        </w:pBdr>
        <w:spacing w:after="0" w:line="240" w:lineRule="auto"/>
        <w:rPr>
          <w:rFonts w:ascii="Arial" w:eastAsia="Arial" w:hAnsi="Arial" w:cs="Arial"/>
          <w:b/>
          <w:color w:val="000000"/>
          <w:sz w:val="24"/>
          <w:szCs w:val="24"/>
        </w:rPr>
      </w:pPr>
      <w:r w:rsidRPr="000C7A22">
        <w:rPr>
          <w:rFonts w:ascii="Arial" w:eastAsia="Arial" w:hAnsi="Arial" w:cs="Arial"/>
          <w:b/>
          <w:color w:val="000000"/>
          <w:sz w:val="24"/>
          <w:szCs w:val="24"/>
        </w:rPr>
        <w:t>ADMINISTRATIVE RESPONSIBILITIES</w:t>
      </w:r>
    </w:p>
    <w:p w14:paraId="7CF90277" w14:textId="77777777" w:rsidR="000C7A22" w:rsidRPr="000C7A22" w:rsidRDefault="000C7A22" w:rsidP="000C7A22">
      <w:pPr>
        <w:keepNext/>
        <w:keepLines/>
        <w:pBdr>
          <w:top w:val="nil"/>
          <w:left w:val="nil"/>
          <w:bottom w:val="nil"/>
          <w:right w:val="nil"/>
          <w:between w:val="nil"/>
        </w:pBdr>
        <w:spacing w:after="0" w:line="240" w:lineRule="auto"/>
        <w:rPr>
          <w:rFonts w:ascii="Arial" w:eastAsia="Arial" w:hAnsi="Arial" w:cs="Arial"/>
          <w:b/>
          <w:color w:val="000000"/>
          <w:sz w:val="24"/>
          <w:szCs w:val="24"/>
        </w:rPr>
      </w:pPr>
    </w:p>
    <w:p w14:paraId="59BD72C2" w14:textId="77777777" w:rsidR="000C7A22" w:rsidRDefault="000C7A22" w:rsidP="000C7A22">
      <w:pPr>
        <w:widowControl w:val="0"/>
        <w:spacing w:after="0" w:line="240" w:lineRule="auto"/>
        <w:rPr>
          <w:rFonts w:ascii="Arial" w:eastAsia="Arial" w:hAnsi="Arial" w:cs="Arial"/>
          <w:b/>
          <w:sz w:val="20"/>
          <w:szCs w:val="20"/>
        </w:rPr>
      </w:pPr>
      <w:r w:rsidRPr="000C7A22">
        <w:rPr>
          <w:rFonts w:ascii="Arial" w:eastAsia="Arial" w:hAnsi="Arial" w:cs="Arial"/>
          <w:b/>
          <w:sz w:val="20"/>
          <w:szCs w:val="20"/>
        </w:rPr>
        <w:t>Department</w:t>
      </w:r>
    </w:p>
    <w:p w14:paraId="0BDAF085" w14:textId="77777777" w:rsidR="000C7A22" w:rsidRPr="000C7A22" w:rsidRDefault="000C7A22" w:rsidP="000C7A22">
      <w:pPr>
        <w:widowControl w:val="0"/>
        <w:spacing w:after="0" w:line="240" w:lineRule="auto"/>
        <w:rPr>
          <w:rFonts w:ascii="Arial" w:eastAsia="Arial" w:hAnsi="Arial" w:cs="Arial"/>
          <w:b/>
          <w:sz w:val="20"/>
          <w:szCs w:val="20"/>
        </w:rPr>
      </w:pPr>
    </w:p>
    <w:tbl>
      <w:tblPr>
        <w:tblW w:w="9852" w:type="dxa"/>
        <w:tblCellSpacing w:w="15" w:type="dxa"/>
        <w:tblCellMar>
          <w:top w:w="15" w:type="dxa"/>
          <w:left w:w="15" w:type="dxa"/>
          <w:bottom w:w="15" w:type="dxa"/>
          <w:right w:w="15" w:type="dxa"/>
        </w:tblCellMar>
        <w:tblLook w:val="04A0" w:firstRow="1" w:lastRow="0" w:firstColumn="1" w:lastColumn="0" w:noHBand="0" w:noVBand="1"/>
      </w:tblPr>
      <w:tblGrid>
        <w:gridCol w:w="1842"/>
        <w:gridCol w:w="1171"/>
        <w:gridCol w:w="6839"/>
      </w:tblGrid>
      <w:tr w:rsidR="001E0231" w:rsidRPr="0078085B" w14:paraId="59A3F922" w14:textId="77777777" w:rsidTr="001E0231">
        <w:trPr>
          <w:trHeight w:val="259"/>
          <w:tblHeader/>
          <w:tblCellSpacing w:w="15" w:type="dxa"/>
        </w:trPr>
        <w:tc>
          <w:tcPr>
            <w:tcW w:w="1797" w:type="dxa"/>
            <w:vAlign w:val="center"/>
            <w:hideMark/>
          </w:tcPr>
          <w:p w14:paraId="66BD9C7E" w14:textId="77777777" w:rsidR="001E0231" w:rsidRPr="0078085B" w:rsidRDefault="001E0231" w:rsidP="00027DB1">
            <w:pPr>
              <w:widowControl w:val="0"/>
              <w:spacing w:after="0" w:line="240" w:lineRule="auto"/>
              <w:rPr>
                <w:rFonts w:ascii="Times New Roman" w:eastAsia="Arial" w:hAnsi="Times New Roman" w:cs="Times New Roman"/>
                <w:b/>
                <w:bCs/>
                <w:sz w:val="20"/>
                <w:szCs w:val="20"/>
                <w:lang w:val="en-CA"/>
              </w:rPr>
            </w:pPr>
            <w:r w:rsidRPr="0078085B">
              <w:rPr>
                <w:rFonts w:ascii="Times New Roman" w:eastAsia="Arial" w:hAnsi="Times New Roman" w:cs="Times New Roman"/>
                <w:b/>
                <w:bCs/>
                <w:sz w:val="20"/>
                <w:szCs w:val="20"/>
                <w:lang w:val="en-CA"/>
              </w:rPr>
              <w:t>Years</w:t>
            </w:r>
          </w:p>
        </w:tc>
        <w:tc>
          <w:tcPr>
            <w:tcW w:w="1141" w:type="dxa"/>
            <w:vAlign w:val="center"/>
            <w:hideMark/>
          </w:tcPr>
          <w:p w14:paraId="13297F11" w14:textId="77777777" w:rsidR="001E0231" w:rsidRPr="0078085B" w:rsidRDefault="001E0231" w:rsidP="00027DB1">
            <w:pPr>
              <w:widowControl w:val="0"/>
              <w:spacing w:after="0" w:line="240" w:lineRule="auto"/>
              <w:rPr>
                <w:rFonts w:ascii="Times New Roman" w:eastAsia="Arial" w:hAnsi="Times New Roman" w:cs="Times New Roman"/>
                <w:b/>
                <w:bCs/>
                <w:sz w:val="20"/>
                <w:szCs w:val="20"/>
                <w:lang w:val="en-CA"/>
              </w:rPr>
            </w:pPr>
            <w:r w:rsidRPr="0078085B">
              <w:rPr>
                <w:rFonts w:ascii="Times New Roman" w:eastAsia="Arial" w:hAnsi="Times New Roman" w:cs="Times New Roman"/>
                <w:b/>
                <w:bCs/>
                <w:sz w:val="20"/>
                <w:szCs w:val="20"/>
                <w:lang w:val="en-CA"/>
              </w:rPr>
              <w:t>Role</w:t>
            </w:r>
          </w:p>
        </w:tc>
        <w:tc>
          <w:tcPr>
            <w:tcW w:w="6794" w:type="dxa"/>
            <w:vAlign w:val="center"/>
            <w:hideMark/>
          </w:tcPr>
          <w:p w14:paraId="39FC7B3B" w14:textId="77777777" w:rsidR="001E0231" w:rsidRPr="0078085B" w:rsidRDefault="001E0231" w:rsidP="00027DB1">
            <w:pPr>
              <w:widowControl w:val="0"/>
              <w:spacing w:after="0" w:line="240" w:lineRule="auto"/>
              <w:rPr>
                <w:rFonts w:ascii="Times New Roman" w:eastAsia="Arial" w:hAnsi="Times New Roman" w:cs="Times New Roman"/>
                <w:b/>
                <w:bCs/>
                <w:sz w:val="20"/>
                <w:szCs w:val="20"/>
                <w:lang w:val="en-CA"/>
              </w:rPr>
            </w:pPr>
            <w:r w:rsidRPr="0078085B">
              <w:rPr>
                <w:rFonts w:ascii="Times New Roman" w:eastAsia="Arial" w:hAnsi="Times New Roman" w:cs="Times New Roman"/>
                <w:b/>
                <w:bCs/>
                <w:sz w:val="20"/>
                <w:szCs w:val="20"/>
                <w:lang w:val="en-CA"/>
              </w:rPr>
              <w:t>Committee Name</w:t>
            </w:r>
          </w:p>
        </w:tc>
      </w:tr>
      <w:tr w:rsidR="001E0231" w:rsidRPr="0078085B" w14:paraId="401DD52E" w14:textId="77777777" w:rsidTr="001E0231">
        <w:trPr>
          <w:trHeight w:val="249"/>
          <w:tblCellSpacing w:w="15" w:type="dxa"/>
        </w:trPr>
        <w:tc>
          <w:tcPr>
            <w:tcW w:w="1797" w:type="dxa"/>
            <w:vAlign w:val="center"/>
            <w:hideMark/>
          </w:tcPr>
          <w:p w14:paraId="02996360" w14:textId="77777777" w:rsidR="001E0231" w:rsidRPr="0078085B" w:rsidRDefault="001E0231" w:rsidP="00027DB1">
            <w:pPr>
              <w:widowControl w:val="0"/>
              <w:spacing w:after="0" w:line="240" w:lineRule="auto"/>
              <w:rPr>
                <w:rFonts w:ascii="Times New Roman" w:eastAsia="Arial" w:hAnsi="Times New Roman" w:cs="Times New Roman"/>
                <w:sz w:val="20"/>
                <w:szCs w:val="20"/>
                <w:lang w:val="en-CA"/>
              </w:rPr>
            </w:pPr>
            <w:r w:rsidRPr="0078085B">
              <w:rPr>
                <w:rFonts w:ascii="Times New Roman" w:eastAsia="Arial" w:hAnsi="Times New Roman" w:cs="Times New Roman"/>
                <w:sz w:val="20"/>
                <w:szCs w:val="20"/>
                <w:lang w:val="en-CA"/>
              </w:rPr>
              <w:t>202</w:t>
            </w:r>
            <w:r>
              <w:rPr>
                <w:rFonts w:ascii="Times New Roman" w:eastAsia="Arial" w:hAnsi="Times New Roman" w:cs="Times New Roman"/>
                <w:sz w:val="20"/>
                <w:szCs w:val="20"/>
                <w:lang w:val="en-CA"/>
              </w:rPr>
              <w:t>3</w:t>
            </w:r>
            <w:r w:rsidRPr="0078085B">
              <w:rPr>
                <w:rFonts w:ascii="Times New Roman" w:eastAsia="Arial" w:hAnsi="Times New Roman" w:cs="Times New Roman"/>
                <w:sz w:val="20"/>
                <w:szCs w:val="20"/>
                <w:lang w:val="en-CA"/>
              </w:rPr>
              <w:t>–</w:t>
            </w:r>
            <w:r>
              <w:rPr>
                <w:rFonts w:ascii="Times New Roman" w:eastAsia="Arial" w:hAnsi="Times New Roman" w:cs="Times New Roman"/>
                <w:sz w:val="20"/>
                <w:szCs w:val="20"/>
                <w:lang w:val="en-CA"/>
              </w:rPr>
              <w:t>present</w:t>
            </w:r>
          </w:p>
        </w:tc>
        <w:tc>
          <w:tcPr>
            <w:tcW w:w="1141" w:type="dxa"/>
            <w:vAlign w:val="center"/>
            <w:hideMark/>
          </w:tcPr>
          <w:p w14:paraId="5185FB11" w14:textId="77777777" w:rsidR="001E0231" w:rsidRPr="0078085B" w:rsidRDefault="001E0231" w:rsidP="00027DB1">
            <w:pPr>
              <w:widowControl w:val="0"/>
              <w:spacing w:after="0" w:line="240" w:lineRule="auto"/>
              <w:rPr>
                <w:rFonts w:ascii="Times New Roman" w:eastAsia="Arial" w:hAnsi="Times New Roman" w:cs="Times New Roman"/>
                <w:sz w:val="20"/>
                <w:szCs w:val="20"/>
                <w:lang w:val="en-CA"/>
              </w:rPr>
            </w:pPr>
            <w:r w:rsidRPr="0078085B">
              <w:rPr>
                <w:rFonts w:ascii="Times New Roman" w:eastAsia="Arial" w:hAnsi="Times New Roman" w:cs="Times New Roman"/>
                <w:sz w:val="20"/>
                <w:szCs w:val="20"/>
                <w:lang w:val="en-CA"/>
              </w:rPr>
              <w:t>Member</w:t>
            </w:r>
          </w:p>
        </w:tc>
        <w:tc>
          <w:tcPr>
            <w:tcW w:w="6794" w:type="dxa"/>
            <w:vAlign w:val="center"/>
            <w:hideMark/>
          </w:tcPr>
          <w:p w14:paraId="1BFDA6ED" w14:textId="32D127AD" w:rsidR="001E0231" w:rsidRPr="0078085B" w:rsidRDefault="001E0231" w:rsidP="00027DB1">
            <w:pPr>
              <w:widowControl w:val="0"/>
              <w:spacing w:after="0" w:line="240" w:lineRule="auto"/>
              <w:rPr>
                <w:rFonts w:ascii="Times New Roman" w:eastAsia="Arial" w:hAnsi="Times New Roman" w:cs="Times New Roman"/>
                <w:sz w:val="20"/>
                <w:szCs w:val="20"/>
                <w:lang w:val="en-CA"/>
              </w:rPr>
            </w:pPr>
            <w:r w:rsidRPr="00CD3C0A">
              <w:rPr>
                <w:rFonts w:ascii="Times New Roman" w:eastAsia="Arial" w:hAnsi="Times New Roman" w:cs="Times New Roman"/>
                <w:sz w:val="20"/>
                <w:szCs w:val="20"/>
              </w:rPr>
              <w:t>Smart Systems Curriculum Development</w:t>
            </w:r>
          </w:p>
        </w:tc>
      </w:tr>
      <w:tr w:rsidR="001E0231" w:rsidRPr="0078085B" w14:paraId="40DF5A25" w14:textId="77777777" w:rsidTr="001E0231">
        <w:trPr>
          <w:trHeight w:val="249"/>
          <w:tblCellSpacing w:w="15" w:type="dxa"/>
        </w:trPr>
        <w:tc>
          <w:tcPr>
            <w:tcW w:w="1797" w:type="dxa"/>
            <w:vAlign w:val="center"/>
            <w:hideMark/>
          </w:tcPr>
          <w:p w14:paraId="538821A6" w14:textId="09B21CB1" w:rsidR="001E0231" w:rsidRPr="0078085B" w:rsidRDefault="001E0231" w:rsidP="00027DB1">
            <w:pPr>
              <w:widowControl w:val="0"/>
              <w:spacing w:after="0" w:line="240" w:lineRule="auto"/>
              <w:rPr>
                <w:rFonts w:ascii="Times New Roman" w:eastAsia="Arial" w:hAnsi="Times New Roman" w:cs="Times New Roman"/>
                <w:sz w:val="20"/>
                <w:szCs w:val="20"/>
                <w:lang w:val="en-CA"/>
              </w:rPr>
            </w:pPr>
            <w:r w:rsidRPr="0078085B">
              <w:rPr>
                <w:rFonts w:ascii="Times New Roman" w:eastAsia="Arial" w:hAnsi="Times New Roman" w:cs="Times New Roman"/>
                <w:sz w:val="20"/>
                <w:szCs w:val="20"/>
                <w:lang w:val="en-CA"/>
              </w:rPr>
              <w:t>202</w:t>
            </w:r>
            <w:r>
              <w:rPr>
                <w:rFonts w:ascii="Times New Roman" w:eastAsia="Arial" w:hAnsi="Times New Roman" w:cs="Times New Roman"/>
                <w:sz w:val="20"/>
                <w:szCs w:val="20"/>
                <w:lang w:val="en-CA"/>
              </w:rPr>
              <w:t>4</w:t>
            </w:r>
            <w:r w:rsidRPr="0078085B">
              <w:rPr>
                <w:rFonts w:ascii="Times New Roman" w:eastAsia="Arial" w:hAnsi="Times New Roman" w:cs="Times New Roman"/>
                <w:sz w:val="20"/>
                <w:szCs w:val="20"/>
                <w:lang w:val="en-CA"/>
              </w:rPr>
              <w:t>–</w:t>
            </w:r>
            <w:r>
              <w:rPr>
                <w:rFonts w:ascii="Times New Roman" w:eastAsia="Arial" w:hAnsi="Times New Roman" w:cs="Times New Roman"/>
                <w:sz w:val="20"/>
                <w:szCs w:val="20"/>
                <w:lang w:val="en-CA"/>
              </w:rPr>
              <w:t>present</w:t>
            </w:r>
          </w:p>
        </w:tc>
        <w:tc>
          <w:tcPr>
            <w:tcW w:w="1141" w:type="dxa"/>
            <w:vAlign w:val="center"/>
            <w:hideMark/>
          </w:tcPr>
          <w:p w14:paraId="287FB246" w14:textId="77777777" w:rsidR="001E0231" w:rsidRPr="0078085B" w:rsidRDefault="001E0231" w:rsidP="00027DB1">
            <w:pPr>
              <w:widowControl w:val="0"/>
              <w:spacing w:after="0" w:line="240" w:lineRule="auto"/>
              <w:rPr>
                <w:rFonts w:ascii="Times New Roman" w:eastAsia="Arial" w:hAnsi="Times New Roman" w:cs="Times New Roman"/>
                <w:sz w:val="20"/>
                <w:szCs w:val="20"/>
                <w:lang w:val="en-CA"/>
              </w:rPr>
            </w:pPr>
            <w:r w:rsidRPr="0078085B">
              <w:rPr>
                <w:rFonts w:ascii="Times New Roman" w:eastAsia="Arial" w:hAnsi="Times New Roman" w:cs="Times New Roman"/>
                <w:sz w:val="20"/>
                <w:szCs w:val="20"/>
                <w:lang w:val="en-CA"/>
              </w:rPr>
              <w:t>Member</w:t>
            </w:r>
          </w:p>
        </w:tc>
        <w:tc>
          <w:tcPr>
            <w:tcW w:w="6794" w:type="dxa"/>
            <w:vAlign w:val="center"/>
            <w:hideMark/>
          </w:tcPr>
          <w:p w14:paraId="45E70085" w14:textId="2F74DC38" w:rsidR="001E0231" w:rsidRPr="0078085B" w:rsidRDefault="001E0231" w:rsidP="00027DB1">
            <w:pPr>
              <w:widowControl w:val="0"/>
              <w:spacing w:after="0" w:line="240" w:lineRule="auto"/>
              <w:rPr>
                <w:rFonts w:ascii="Times New Roman" w:eastAsia="Arial" w:hAnsi="Times New Roman" w:cs="Times New Roman"/>
                <w:sz w:val="20"/>
                <w:szCs w:val="20"/>
                <w:lang w:val="en-CA"/>
              </w:rPr>
            </w:pPr>
            <w:r w:rsidRPr="00CD3C0A">
              <w:rPr>
                <w:rFonts w:ascii="Times New Roman" w:eastAsia="Arial" w:hAnsi="Times New Roman" w:cs="Times New Roman"/>
                <w:sz w:val="20"/>
                <w:szCs w:val="20"/>
              </w:rPr>
              <w:t>Undergraduate Affairs Committee</w:t>
            </w:r>
          </w:p>
        </w:tc>
      </w:tr>
    </w:tbl>
    <w:p w14:paraId="1A8CAC1A" w14:textId="77777777" w:rsidR="000C7A22" w:rsidRDefault="000C7A22" w:rsidP="000C7A22">
      <w:pPr>
        <w:autoSpaceDE w:val="0"/>
        <w:autoSpaceDN w:val="0"/>
        <w:adjustRightInd w:val="0"/>
        <w:spacing w:after="0" w:line="240" w:lineRule="auto"/>
        <w:rPr>
          <w:rFonts w:ascii="Times New Roman" w:hAnsi="Times New Roman" w:cs="Times New Roman"/>
          <w:sz w:val="20"/>
          <w:szCs w:val="20"/>
          <w:lang w:val="en-CA"/>
        </w:rPr>
      </w:pPr>
    </w:p>
    <w:p w14:paraId="6DAC799D" w14:textId="77777777" w:rsidR="000C7A22" w:rsidRPr="000C7A22" w:rsidRDefault="000C7A22" w:rsidP="000C7A22">
      <w:pPr>
        <w:autoSpaceDE w:val="0"/>
        <w:autoSpaceDN w:val="0"/>
        <w:adjustRightInd w:val="0"/>
        <w:spacing w:after="0" w:line="240" w:lineRule="auto"/>
        <w:rPr>
          <w:rFonts w:ascii="Times New Roman" w:hAnsi="Times New Roman" w:cs="Times New Roman"/>
          <w:sz w:val="20"/>
          <w:szCs w:val="20"/>
          <w:lang w:val="en-CA"/>
        </w:rPr>
      </w:pPr>
    </w:p>
    <w:p w14:paraId="794520B7" w14:textId="77777777" w:rsidR="000C7A22" w:rsidRDefault="000C7A22" w:rsidP="000C7A22">
      <w:pPr>
        <w:widowControl w:val="0"/>
        <w:spacing w:after="0" w:line="240" w:lineRule="auto"/>
        <w:rPr>
          <w:rFonts w:ascii="Arial" w:eastAsia="Arial" w:hAnsi="Arial" w:cs="Arial"/>
          <w:b/>
          <w:sz w:val="20"/>
          <w:szCs w:val="20"/>
        </w:rPr>
      </w:pPr>
      <w:r w:rsidRPr="000C7A22">
        <w:rPr>
          <w:rFonts w:ascii="Arial" w:eastAsia="Arial" w:hAnsi="Arial" w:cs="Arial"/>
          <w:b/>
          <w:sz w:val="20"/>
          <w:szCs w:val="20"/>
        </w:rPr>
        <w:t>Faculty</w:t>
      </w:r>
    </w:p>
    <w:p w14:paraId="69D311B4" w14:textId="77777777" w:rsidR="0078085B" w:rsidRDefault="0078085B" w:rsidP="000C7A22">
      <w:pPr>
        <w:widowControl w:val="0"/>
        <w:spacing w:after="0" w:line="240" w:lineRule="auto"/>
        <w:rPr>
          <w:rFonts w:ascii="Arial" w:eastAsia="Arial" w:hAnsi="Arial" w:cs="Arial"/>
          <w:b/>
          <w:sz w:val="20"/>
          <w:szCs w:val="20"/>
        </w:rPr>
      </w:pPr>
    </w:p>
    <w:tbl>
      <w:tblPr>
        <w:tblW w:w="9852" w:type="dxa"/>
        <w:tblCellSpacing w:w="15" w:type="dxa"/>
        <w:tblCellMar>
          <w:top w:w="15" w:type="dxa"/>
          <w:left w:w="15" w:type="dxa"/>
          <w:bottom w:w="15" w:type="dxa"/>
          <w:right w:w="15" w:type="dxa"/>
        </w:tblCellMar>
        <w:tblLook w:val="04A0" w:firstRow="1" w:lastRow="0" w:firstColumn="1" w:lastColumn="0" w:noHBand="0" w:noVBand="1"/>
      </w:tblPr>
      <w:tblGrid>
        <w:gridCol w:w="1842"/>
        <w:gridCol w:w="1171"/>
        <w:gridCol w:w="6839"/>
      </w:tblGrid>
      <w:tr w:rsidR="008A10D4" w:rsidRPr="0078085B" w14:paraId="2C2FC0B4" w14:textId="77777777" w:rsidTr="00027DB1">
        <w:trPr>
          <w:trHeight w:val="259"/>
          <w:tblHeader/>
          <w:tblCellSpacing w:w="15" w:type="dxa"/>
        </w:trPr>
        <w:tc>
          <w:tcPr>
            <w:tcW w:w="1797" w:type="dxa"/>
            <w:vAlign w:val="center"/>
            <w:hideMark/>
          </w:tcPr>
          <w:p w14:paraId="3196DA4D" w14:textId="77777777" w:rsidR="008A10D4" w:rsidRPr="0078085B" w:rsidRDefault="008A10D4" w:rsidP="00027DB1">
            <w:pPr>
              <w:widowControl w:val="0"/>
              <w:spacing w:after="0" w:line="240" w:lineRule="auto"/>
              <w:rPr>
                <w:rFonts w:ascii="Times New Roman" w:eastAsia="Arial" w:hAnsi="Times New Roman" w:cs="Times New Roman"/>
                <w:b/>
                <w:bCs/>
                <w:sz w:val="20"/>
                <w:szCs w:val="20"/>
                <w:lang w:val="en-CA"/>
              </w:rPr>
            </w:pPr>
            <w:r w:rsidRPr="0078085B">
              <w:rPr>
                <w:rFonts w:ascii="Times New Roman" w:eastAsia="Arial" w:hAnsi="Times New Roman" w:cs="Times New Roman"/>
                <w:b/>
                <w:bCs/>
                <w:sz w:val="20"/>
                <w:szCs w:val="20"/>
                <w:lang w:val="en-CA"/>
              </w:rPr>
              <w:t>Years</w:t>
            </w:r>
          </w:p>
        </w:tc>
        <w:tc>
          <w:tcPr>
            <w:tcW w:w="1141" w:type="dxa"/>
            <w:vAlign w:val="center"/>
            <w:hideMark/>
          </w:tcPr>
          <w:p w14:paraId="03418F4C" w14:textId="77777777" w:rsidR="008A10D4" w:rsidRPr="0078085B" w:rsidRDefault="008A10D4" w:rsidP="00027DB1">
            <w:pPr>
              <w:widowControl w:val="0"/>
              <w:spacing w:after="0" w:line="240" w:lineRule="auto"/>
              <w:rPr>
                <w:rFonts w:ascii="Times New Roman" w:eastAsia="Arial" w:hAnsi="Times New Roman" w:cs="Times New Roman"/>
                <w:b/>
                <w:bCs/>
                <w:sz w:val="20"/>
                <w:szCs w:val="20"/>
                <w:lang w:val="en-CA"/>
              </w:rPr>
            </w:pPr>
            <w:r w:rsidRPr="0078085B">
              <w:rPr>
                <w:rFonts w:ascii="Times New Roman" w:eastAsia="Arial" w:hAnsi="Times New Roman" w:cs="Times New Roman"/>
                <w:b/>
                <w:bCs/>
                <w:sz w:val="20"/>
                <w:szCs w:val="20"/>
                <w:lang w:val="en-CA"/>
              </w:rPr>
              <w:t>Role</w:t>
            </w:r>
          </w:p>
        </w:tc>
        <w:tc>
          <w:tcPr>
            <w:tcW w:w="6794" w:type="dxa"/>
            <w:vAlign w:val="center"/>
            <w:hideMark/>
          </w:tcPr>
          <w:p w14:paraId="0523097D" w14:textId="77777777" w:rsidR="008A10D4" w:rsidRPr="0078085B" w:rsidRDefault="008A10D4" w:rsidP="00027DB1">
            <w:pPr>
              <w:widowControl w:val="0"/>
              <w:spacing w:after="0" w:line="240" w:lineRule="auto"/>
              <w:rPr>
                <w:rFonts w:ascii="Times New Roman" w:eastAsia="Arial" w:hAnsi="Times New Roman" w:cs="Times New Roman"/>
                <w:b/>
                <w:bCs/>
                <w:sz w:val="20"/>
                <w:szCs w:val="20"/>
                <w:lang w:val="en-CA"/>
              </w:rPr>
            </w:pPr>
            <w:r w:rsidRPr="0078085B">
              <w:rPr>
                <w:rFonts w:ascii="Times New Roman" w:eastAsia="Arial" w:hAnsi="Times New Roman" w:cs="Times New Roman"/>
                <w:b/>
                <w:bCs/>
                <w:sz w:val="20"/>
                <w:szCs w:val="20"/>
                <w:lang w:val="en-CA"/>
              </w:rPr>
              <w:t>Committee Name</w:t>
            </w:r>
          </w:p>
        </w:tc>
      </w:tr>
      <w:tr w:rsidR="008A10D4" w:rsidRPr="0078085B" w14:paraId="39D85DA5" w14:textId="77777777" w:rsidTr="00027DB1">
        <w:trPr>
          <w:trHeight w:val="249"/>
          <w:tblCellSpacing w:w="15" w:type="dxa"/>
        </w:trPr>
        <w:tc>
          <w:tcPr>
            <w:tcW w:w="1797" w:type="dxa"/>
            <w:vAlign w:val="center"/>
            <w:hideMark/>
          </w:tcPr>
          <w:p w14:paraId="3F007E04" w14:textId="77777777" w:rsidR="008A10D4" w:rsidRPr="0078085B" w:rsidRDefault="008A10D4" w:rsidP="00027DB1">
            <w:pPr>
              <w:widowControl w:val="0"/>
              <w:spacing w:after="0" w:line="240" w:lineRule="auto"/>
              <w:rPr>
                <w:rFonts w:ascii="Times New Roman" w:eastAsia="Arial" w:hAnsi="Times New Roman" w:cs="Times New Roman"/>
                <w:sz w:val="20"/>
                <w:szCs w:val="20"/>
                <w:lang w:val="en-CA"/>
              </w:rPr>
            </w:pPr>
            <w:r w:rsidRPr="0078085B">
              <w:rPr>
                <w:rFonts w:ascii="Times New Roman" w:eastAsia="Arial" w:hAnsi="Times New Roman" w:cs="Times New Roman"/>
                <w:sz w:val="20"/>
                <w:szCs w:val="20"/>
                <w:lang w:val="en-CA"/>
              </w:rPr>
              <w:t>202</w:t>
            </w:r>
            <w:r>
              <w:rPr>
                <w:rFonts w:ascii="Times New Roman" w:eastAsia="Arial" w:hAnsi="Times New Roman" w:cs="Times New Roman"/>
                <w:sz w:val="20"/>
                <w:szCs w:val="20"/>
                <w:lang w:val="en-CA"/>
              </w:rPr>
              <w:t>3</w:t>
            </w:r>
            <w:r w:rsidRPr="0078085B">
              <w:rPr>
                <w:rFonts w:ascii="Times New Roman" w:eastAsia="Arial" w:hAnsi="Times New Roman" w:cs="Times New Roman"/>
                <w:sz w:val="20"/>
                <w:szCs w:val="20"/>
                <w:lang w:val="en-CA"/>
              </w:rPr>
              <w:t>–</w:t>
            </w:r>
            <w:r>
              <w:rPr>
                <w:rFonts w:ascii="Times New Roman" w:eastAsia="Arial" w:hAnsi="Times New Roman" w:cs="Times New Roman"/>
                <w:sz w:val="20"/>
                <w:szCs w:val="20"/>
                <w:lang w:val="en-CA"/>
              </w:rPr>
              <w:t>present</w:t>
            </w:r>
          </w:p>
        </w:tc>
        <w:tc>
          <w:tcPr>
            <w:tcW w:w="1141" w:type="dxa"/>
            <w:vAlign w:val="center"/>
            <w:hideMark/>
          </w:tcPr>
          <w:p w14:paraId="10EF38BC" w14:textId="77777777" w:rsidR="008A10D4" w:rsidRPr="0078085B" w:rsidRDefault="008A10D4" w:rsidP="00027DB1">
            <w:pPr>
              <w:widowControl w:val="0"/>
              <w:spacing w:after="0" w:line="240" w:lineRule="auto"/>
              <w:rPr>
                <w:rFonts w:ascii="Times New Roman" w:eastAsia="Arial" w:hAnsi="Times New Roman" w:cs="Times New Roman"/>
                <w:sz w:val="20"/>
                <w:szCs w:val="20"/>
                <w:lang w:val="en-CA"/>
              </w:rPr>
            </w:pPr>
            <w:r w:rsidRPr="0078085B">
              <w:rPr>
                <w:rFonts w:ascii="Times New Roman" w:eastAsia="Arial" w:hAnsi="Times New Roman" w:cs="Times New Roman"/>
                <w:sz w:val="20"/>
                <w:szCs w:val="20"/>
                <w:lang w:val="en-CA"/>
              </w:rPr>
              <w:t>Member</w:t>
            </w:r>
          </w:p>
        </w:tc>
        <w:tc>
          <w:tcPr>
            <w:tcW w:w="6794" w:type="dxa"/>
            <w:vAlign w:val="center"/>
            <w:hideMark/>
          </w:tcPr>
          <w:p w14:paraId="446034DA" w14:textId="64389603" w:rsidR="008A10D4" w:rsidRPr="0078085B" w:rsidRDefault="008A10D4" w:rsidP="00027DB1">
            <w:pPr>
              <w:widowControl w:val="0"/>
              <w:spacing w:after="0" w:line="240" w:lineRule="auto"/>
              <w:rPr>
                <w:rFonts w:ascii="Times New Roman" w:eastAsia="Arial" w:hAnsi="Times New Roman" w:cs="Times New Roman"/>
                <w:sz w:val="20"/>
                <w:szCs w:val="20"/>
                <w:lang w:val="en-CA"/>
              </w:rPr>
            </w:pPr>
            <w:r w:rsidRPr="008A10D4">
              <w:rPr>
                <w:rFonts w:ascii="Times New Roman" w:eastAsia="Arial" w:hAnsi="Times New Roman" w:cs="Times New Roman"/>
                <w:sz w:val="20"/>
                <w:szCs w:val="20"/>
              </w:rPr>
              <w:t>Undergraduate Recruiting &amp; Admissions Committee</w:t>
            </w:r>
          </w:p>
        </w:tc>
      </w:tr>
      <w:tr w:rsidR="008A10D4" w:rsidRPr="0078085B" w14:paraId="7A64CDF4" w14:textId="77777777" w:rsidTr="00027DB1">
        <w:trPr>
          <w:trHeight w:val="249"/>
          <w:tblCellSpacing w:w="15" w:type="dxa"/>
        </w:trPr>
        <w:tc>
          <w:tcPr>
            <w:tcW w:w="1797" w:type="dxa"/>
            <w:vAlign w:val="center"/>
            <w:hideMark/>
          </w:tcPr>
          <w:p w14:paraId="3C8D6399" w14:textId="41FC7D77" w:rsidR="008A10D4" w:rsidRPr="0078085B" w:rsidRDefault="008A10D4" w:rsidP="00027DB1">
            <w:pPr>
              <w:widowControl w:val="0"/>
              <w:spacing w:after="0" w:line="240" w:lineRule="auto"/>
              <w:rPr>
                <w:rFonts w:ascii="Times New Roman" w:eastAsia="Arial" w:hAnsi="Times New Roman" w:cs="Times New Roman"/>
                <w:sz w:val="20"/>
                <w:szCs w:val="20"/>
                <w:lang w:val="en-CA"/>
              </w:rPr>
            </w:pPr>
            <w:r w:rsidRPr="0078085B">
              <w:rPr>
                <w:rFonts w:ascii="Times New Roman" w:eastAsia="Arial" w:hAnsi="Times New Roman" w:cs="Times New Roman"/>
                <w:sz w:val="20"/>
                <w:szCs w:val="20"/>
                <w:lang w:val="en-CA"/>
              </w:rPr>
              <w:t>202</w:t>
            </w:r>
            <w:r>
              <w:rPr>
                <w:rFonts w:ascii="Times New Roman" w:eastAsia="Arial" w:hAnsi="Times New Roman" w:cs="Times New Roman"/>
                <w:sz w:val="20"/>
                <w:szCs w:val="20"/>
                <w:lang w:val="en-CA"/>
              </w:rPr>
              <w:t>3</w:t>
            </w:r>
            <w:r w:rsidRPr="0078085B">
              <w:rPr>
                <w:rFonts w:ascii="Times New Roman" w:eastAsia="Arial" w:hAnsi="Times New Roman" w:cs="Times New Roman"/>
                <w:sz w:val="20"/>
                <w:szCs w:val="20"/>
                <w:lang w:val="en-CA"/>
              </w:rPr>
              <w:t>–</w:t>
            </w:r>
            <w:r>
              <w:rPr>
                <w:rFonts w:ascii="Times New Roman" w:eastAsia="Arial" w:hAnsi="Times New Roman" w:cs="Times New Roman"/>
                <w:sz w:val="20"/>
                <w:szCs w:val="20"/>
                <w:lang w:val="en-CA"/>
              </w:rPr>
              <w:t>present</w:t>
            </w:r>
          </w:p>
        </w:tc>
        <w:tc>
          <w:tcPr>
            <w:tcW w:w="1141" w:type="dxa"/>
            <w:vAlign w:val="center"/>
            <w:hideMark/>
          </w:tcPr>
          <w:p w14:paraId="1732CA90" w14:textId="77777777" w:rsidR="008A10D4" w:rsidRPr="0078085B" w:rsidRDefault="008A10D4" w:rsidP="00027DB1">
            <w:pPr>
              <w:widowControl w:val="0"/>
              <w:spacing w:after="0" w:line="240" w:lineRule="auto"/>
              <w:rPr>
                <w:rFonts w:ascii="Times New Roman" w:eastAsia="Arial" w:hAnsi="Times New Roman" w:cs="Times New Roman"/>
                <w:sz w:val="20"/>
                <w:szCs w:val="20"/>
                <w:lang w:val="en-CA"/>
              </w:rPr>
            </w:pPr>
            <w:r w:rsidRPr="0078085B">
              <w:rPr>
                <w:rFonts w:ascii="Times New Roman" w:eastAsia="Arial" w:hAnsi="Times New Roman" w:cs="Times New Roman"/>
                <w:sz w:val="20"/>
                <w:szCs w:val="20"/>
                <w:lang w:val="en-CA"/>
              </w:rPr>
              <w:t>Member</w:t>
            </w:r>
          </w:p>
        </w:tc>
        <w:tc>
          <w:tcPr>
            <w:tcW w:w="6794" w:type="dxa"/>
            <w:vAlign w:val="center"/>
            <w:hideMark/>
          </w:tcPr>
          <w:p w14:paraId="1291B1F5" w14:textId="10EDC516" w:rsidR="008A10D4" w:rsidRPr="0078085B" w:rsidRDefault="008A10D4" w:rsidP="00027DB1">
            <w:pPr>
              <w:widowControl w:val="0"/>
              <w:spacing w:after="0" w:line="240" w:lineRule="auto"/>
              <w:rPr>
                <w:rFonts w:ascii="Times New Roman" w:eastAsia="Arial" w:hAnsi="Times New Roman" w:cs="Times New Roman"/>
                <w:sz w:val="20"/>
                <w:szCs w:val="20"/>
                <w:lang w:val="en-CA"/>
              </w:rPr>
            </w:pPr>
            <w:proofErr w:type="gramStart"/>
            <w:r w:rsidRPr="008A10D4">
              <w:rPr>
                <w:rFonts w:ascii="Times New Roman" w:eastAsia="Arial" w:hAnsi="Times New Roman" w:cs="Times New Roman"/>
                <w:sz w:val="20"/>
                <w:szCs w:val="20"/>
              </w:rPr>
              <w:t>Engineering &amp; Management Operating</w:t>
            </w:r>
            <w:proofErr w:type="gramEnd"/>
            <w:r w:rsidRPr="008A10D4">
              <w:rPr>
                <w:rFonts w:ascii="Times New Roman" w:eastAsia="Arial" w:hAnsi="Times New Roman" w:cs="Times New Roman"/>
                <w:sz w:val="20"/>
                <w:szCs w:val="20"/>
              </w:rPr>
              <w:t xml:space="preserve"> / Policy Committee</w:t>
            </w:r>
          </w:p>
        </w:tc>
      </w:tr>
      <w:tr w:rsidR="008A10D4" w:rsidRPr="0078085B" w14:paraId="5D843F7C" w14:textId="77777777" w:rsidTr="00027DB1">
        <w:trPr>
          <w:trHeight w:val="249"/>
          <w:tblCellSpacing w:w="15" w:type="dxa"/>
        </w:trPr>
        <w:tc>
          <w:tcPr>
            <w:tcW w:w="1797" w:type="dxa"/>
            <w:vAlign w:val="center"/>
          </w:tcPr>
          <w:p w14:paraId="5A7A3FC5" w14:textId="7D62DFF5" w:rsidR="008A10D4" w:rsidRPr="0078085B" w:rsidRDefault="008A10D4" w:rsidP="008A10D4">
            <w:pPr>
              <w:widowControl w:val="0"/>
              <w:spacing w:after="0" w:line="240" w:lineRule="auto"/>
              <w:rPr>
                <w:rFonts w:ascii="Times New Roman" w:eastAsia="Arial" w:hAnsi="Times New Roman" w:cs="Times New Roman"/>
                <w:sz w:val="20"/>
                <w:szCs w:val="20"/>
                <w:lang w:val="en-CA"/>
              </w:rPr>
            </w:pPr>
            <w:r w:rsidRPr="0078085B">
              <w:rPr>
                <w:rFonts w:ascii="Times New Roman" w:eastAsia="Arial" w:hAnsi="Times New Roman" w:cs="Times New Roman"/>
                <w:sz w:val="20"/>
                <w:szCs w:val="20"/>
                <w:lang w:val="en-CA"/>
              </w:rPr>
              <w:t>202</w:t>
            </w:r>
            <w:r>
              <w:rPr>
                <w:rFonts w:ascii="Times New Roman" w:eastAsia="Arial" w:hAnsi="Times New Roman" w:cs="Times New Roman"/>
                <w:sz w:val="20"/>
                <w:szCs w:val="20"/>
                <w:lang w:val="en-CA"/>
              </w:rPr>
              <w:t>3</w:t>
            </w:r>
            <w:r w:rsidRPr="0078085B">
              <w:rPr>
                <w:rFonts w:ascii="Times New Roman" w:eastAsia="Arial" w:hAnsi="Times New Roman" w:cs="Times New Roman"/>
                <w:sz w:val="20"/>
                <w:szCs w:val="20"/>
                <w:lang w:val="en-CA"/>
              </w:rPr>
              <w:t>–</w:t>
            </w:r>
            <w:r>
              <w:rPr>
                <w:rFonts w:ascii="Times New Roman" w:eastAsia="Arial" w:hAnsi="Times New Roman" w:cs="Times New Roman"/>
                <w:sz w:val="20"/>
                <w:szCs w:val="20"/>
                <w:lang w:val="en-CA"/>
              </w:rPr>
              <w:t>present</w:t>
            </w:r>
          </w:p>
        </w:tc>
        <w:tc>
          <w:tcPr>
            <w:tcW w:w="1141" w:type="dxa"/>
            <w:vAlign w:val="center"/>
          </w:tcPr>
          <w:p w14:paraId="1EED49FA" w14:textId="4065A5D7" w:rsidR="008A10D4" w:rsidRPr="0078085B" w:rsidRDefault="008A10D4" w:rsidP="008A10D4">
            <w:pPr>
              <w:widowControl w:val="0"/>
              <w:spacing w:after="0" w:line="240" w:lineRule="auto"/>
              <w:rPr>
                <w:rFonts w:ascii="Times New Roman" w:eastAsia="Arial" w:hAnsi="Times New Roman" w:cs="Times New Roman"/>
                <w:sz w:val="20"/>
                <w:szCs w:val="20"/>
                <w:lang w:val="en-CA"/>
              </w:rPr>
            </w:pPr>
            <w:r w:rsidRPr="0078085B">
              <w:rPr>
                <w:rFonts w:ascii="Times New Roman" w:eastAsia="Arial" w:hAnsi="Times New Roman" w:cs="Times New Roman"/>
                <w:sz w:val="20"/>
                <w:szCs w:val="20"/>
                <w:lang w:val="en-CA"/>
              </w:rPr>
              <w:t>Member</w:t>
            </w:r>
          </w:p>
        </w:tc>
        <w:tc>
          <w:tcPr>
            <w:tcW w:w="6794" w:type="dxa"/>
            <w:vAlign w:val="center"/>
          </w:tcPr>
          <w:p w14:paraId="103BB465" w14:textId="255A7B5E" w:rsidR="008A10D4" w:rsidRPr="008A10D4" w:rsidRDefault="008A10D4" w:rsidP="008A10D4">
            <w:pPr>
              <w:widowControl w:val="0"/>
              <w:spacing w:after="0" w:line="240" w:lineRule="auto"/>
              <w:rPr>
                <w:rFonts w:ascii="Times New Roman" w:eastAsia="Arial" w:hAnsi="Times New Roman" w:cs="Times New Roman"/>
                <w:sz w:val="20"/>
                <w:szCs w:val="20"/>
              </w:rPr>
            </w:pPr>
            <w:r w:rsidRPr="008A10D4">
              <w:rPr>
                <w:rFonts w:ascii="Times New Roman" w:eastAsia="Arial" w:hAnsi="Times New Roman" w:cs="Times New Roman"/>
                <w:sz w:val="20"/>
                <w:szCs w:val="20"/>
              </w:rPr>
              <w:t>Engineering &amp; Society Operating / Policy Committee</w:t>
            </w:r>
          </w:p>
        </w:tc>
      </w:tr>
      <w:tr w:rsidR="008A10D4" w:rsidRPr="0078085B" w14:paraId="5891797F" w14:textId="77777777" w:rsidTr="00027DB1">
        <w:trPr>
          <w:trHeight w:val="249"/>
          <w:tblCellSpacing w:w="15" w:type="dxa"/>
        </w:trPr>
        <w:tc>
          <w:tcPr>
            <w:tcW w:w="1797" w:type="dxa"/>
            <w:vAlign w:val="center"/>
          </w:tcPr>
          <w:p w14:paraId="6633E161" w14:textId="5EAE9E8E" w:rsidR="008A10D4" w:rsidRPr="0078085B" w:rsidRDefault="008A10D4" w:rsidP="008A10D4">
            <w:pPr>
              <w:widowControl w:val="0"/>
              <w:spacing w:after="0" w:line="240" w:lineRule="auto"/>
              <w:rPr>
                <w:rFonts w:ascii="Times New Roman" w:eastAsia="Arial" w:hAnsi="Times New Roman" w:cs="Times New Roman"/>
                <w:sz w:val="20"/>
                <w:szCs w:val="20"/>
                <w:lang w:val="en-CA"/>
              </w:rPr>
            </w:pPr>
            <w:r w:rsidRPr="0078085B">
              <w:rPr>
                <w:rFonts w:ascii="Times New Roman" w:eastAsia="Arial" w:hAnsi="Times New Roman" w:cs="Times New Roman"/>
                <w:sz w:val="20"/>
                <w:szCs w:val="20"/>
                <w:lang w:val="en-CA"/>
              </w:rPr>
              <w:t>202</w:t>
            </w:r>
            <w:r>
              <w:rPr>
                <w:rFonts w:ascii="Times New Roman" w:eastAsia="Arial" w:hAnsi="Times New Roman" w:cs="Times New Roman"/>
                <w:sz w:val="20"/>
                <w:szCs w:val="20"/>
                <w:lang w:val="en-CA"/>
              </w:rPr>
              <w:t>3</w:t>
            </w:r>
            <w:r w:rsidRPr="0078085B">
              <w:rPr>
                <w:rFonts w:ascii="Times New Roman" w:eastAsia="Arial" w:hAnsi="Times New Roman" w:cs="Times New Roman"/>
                <w:sz w:val="20"/>
                <w:szCs w:val="20"/>
                <w:lang w:val="en-CA"/>
              </w:rPr>
              <w:t>–</w:t>
            </w:r>
            <w:r>
              <w:rPr>
                <w:rFonts w:ascii="Times New Roman" w:eastAsia="Arial" w:hAnsi="Times New Roman" w:cs="Times New Roman"/>
                <w:sz w:val="20"/>
                <w:szCs w:val="20"/>
                <w:lang w:val="en-CA"/>
              </w:rPr>
              <w:t>present</w:t>
            </w:r>
          </w:p>
        </w:tc>
        <w:tc>
          <w:tcPr>
            <w:tcW w:w="1141" w:type="dxa"/>
            <w:vAlign w:val="center"/>
          </w:tcPr>
          <w:p w14:paraId="6F5A3D99" w14:textId="1F08C926" w:rsidR="008A10D4" w:rsidRPr="0078085B" w:rsidRDefault="008A10D4" w:rsidP="008A10D4">
            <w:pPr>
              <w:widowControl w:val="0"/>
              <w:spacing w:after="0" w:line="240" w:lineRule="auto"/>
              <w:rPr>
                <w:rFonts w:ascii="Times New Roman" w:eastAsia="Arial" w:hAnsi="Times New Roman" w:cs="Times New Roman"/>
                <w:sz w:val="20"/>
                <w:szCs w:val="20"/>
                <w:lang w:val="en-CA"/>
              </w:rPr>
            </w:pPr>
            <w:r w:rsidRPr="0078085B">
              <w:rPr>
                <w:rFonts w:ascii="Times New Roman" w:eastAsia="Arial" w:hAnsi="Times New Roman" w:cs="Times New Roman"/>
                <w:sz w:val="20"/>
                <w:szCs w:val="20"/>
                <w:lang w:val="en-CA"/>
              </w:rPr>
              <w:t>Member</w:t>
            </w:r>
          </w:p>
        </w:tc>
        <w:tc>
          <w:tcPr>
            <w:tcW w:w="6794" w:type="dxa"/>
            <w:vAlign w:val="center"/>
          </w:tcPr>
          <w:p w14:paraId="73F9FDFB" w14:textId="0ED33F34" w:rsidR="008A10D4" w:rsidRPr="008A10D4" w:rsidRDefault="008A10D4" w:rsidP="008A10D4">
            <w:pPr>
              <w:widowControl w:val="0"/>
              <w:spacing w:after="0" w:line="240" w:lineRule="auto"/>
              <w:rPr>
                <w:rFonts w:ascii="Times New Roman" w:eastAsia="Arial" w:hAnsi="Times New Roman" w:cs="Times New Roman"/>
                <w:sz w:val="20"/>
                <w:szCs w:val="20"/>
              </w:rPr>
            </w:pPr>
            <w:r w:rsidRPr="008A10D4">
              <w:rPr>
                <w:rFonts w:ascii="Times New Roman" w:eastAsia="Arial" w:hAnsi="Times New Roman" w:cs="Times New Roman"/>
                <w:sz w:val="20"/>
                <w:szCs w:val="20"/>
              </w:rPr>
              <w:t>Instructor Development &amp; Evaluation Committee</w:t>
            </w:r>
          </w:p>
        </w:tc>
      </w:tr>
    </w:tbl>
    <w:p w14:paraId="7C1BDDFB" w14:textId="77777777" w:rsidR="0078085B" w:rsidRDefault="0078085B" w:rsidP="000C7A22">
      <w:pPr>
        <w:widowControl w:val="0"/>
        <w:spacing w:after="0" w:line="240" w:lineRule="auto"/>
        <w:rPr>
          <w:rFonts w:ascii="Arial" w:eastAsia="Arial" w:hAnsi="Arial" w:cs="Arial"/>
          <w:b/>
          <w:sz w:val="20"/>
          <w:szCs w:val="20"/>
        </w:rPr>
      </w:pPr>
    </w:p>
    <w:p w14:paraId="65664643" w14:textId="77777777" w:rsidR="0078085B" w:rsidRDefault="0078085B" w:rsidP="000C7A22">
      <w:pPr>
        <w:widowControl w:val="0"/>
        <w:spacing w:after="0" w:line="240" w:lineRule="auto"/>
        <w:rPr>
          <w:rFonts w:ascii="Arial" w:eastAsia="Arial" w:hAnsi="Arial" w:cs="Arial"/>
          <w:b/>
          <w:sz w:val="20"/>
          <w:szCs w:val="20"/>
        </w:rPr>
      </w:pPr>
    </w:p>
    <w:p w14:paraId="506C0DC7" w14:textId="77777777" w:rsidR="000C7A22" w:rsidRDefault="000C7A22" w:rsidP="00011C29">
      <w:pPr>
        <w:pStyle w:val="StarCVNormal"/>
        <w:tabs>
          <w:tab w:val="left" w:pos="1985"/>
        </w:tabs>
        <w:rPr>
          <w:rFonts w:ascii="Arial" w:hAnsi="Arial" w:cs="Arial"/>
          <w:b/>
          <w:bCs/>
          <w:sz w:val="24"/>
          <w:szCs w:val="24"/>
        </w:rPr>
      </w:pPr>
    </w:p>
    <w:p w14:paraId="5551C095" w14:textId="77777777" w:rsidR="001B5D66" w:rsidRDefault="001B5D66" w:rsidP="001B5D66">
      <w:pPr>
        <w:pStyle w:val="StarCVNormal"/>
        <w:keepLines w:val="0"/>
        <w:autoSpaceDE w:val="0"/>
        <w:autoSpaceDN w:val="0"/>
        <w:adjustRightInd w:val="0"/>
        <w:rPr>
          <w:ins w:id="3" w:author="Colbert-DeGeit, Andrea" w:date="2025-02-21T16:22:00Z" w16du:dateUtc="2025-02-21T21:22:00Z"/>
        </w:rPr>
      </w:pPr>
    </w:p>
    <w:p w14:paraId="3C55E653" w14:textId="77777777" w:rsidR="001B5D66" w:rsidRPr="00DC7E81" w:rsidRDefault="001B5D66" w:rsidP="001B5D66">
      <w:pPr>
        <w:pStyle w:val="StarCVNormal"/>
        <w:keepNext/>
        <w:outlineLvl w:val="2"/>
        <w:rPr>
          <w:rFonts w:ascii="Arial" w:hAnsi="Arial" w:cs="Arial"/>
          <w:b/>
          <w:bCs/>
          <w:sz w:val="24"/>
          <w:szCs w:val="24"/>
        </w:rPr>
      </w:pPr>
      <w:r w:rsidRPr="00DC7E81">
        <w:rPr>
          <w:rFonts w:ascii="Arial" w:hAnsi="Arial" w:cs="Arial"/>
          <w:b/>
          <w:bCs/>
          <w:sz w:val="24"/>
          <w:szCs w:val="24"/>
        </w:rPr>
        <w:t>OTHER RESPONSIBILITIES</w:t>
      </w:r>
    </w:p>
    <w:p w14:paraId="7C8B85EF" w14:textId="65C33B74" w:rsidR="008D7089" w:rsidRPr="00351375" w:rsidRDefault="008D7089" w:rsidP="008D7089">
      <w:pPr>
        <w:keepNext/>
        <w:keepLines/>
        <w:pBdr>
          <w:top w:val="nil"/>
          <w:left w:val="nil"/>
          <w:bottom w:val="nil"/>
          <w:right w:val="nil"/>
          <w:between w:val="nil"/>
        </w:pBdr>
        <w:spacing w:after="0" w:line="240" w:lineRule="auto"/>
        <w:rPr>
          <w:rFonts w:ascii="Arial" w:eastAsia="Arial" w:hAnsi="Arial" w:cs="Arial"/>
          <w:b/>
          <w:color w:val="000000"/>
          <w:sz w:val="20"/>
          <w:szCs w:val="20"/>
        </w:rPr>
      </w:pPr>
      <w:bookmarkStart w:id="4" w:name="_30j0zll" w:colFirst="0" w:colLast="0"/>
      <w:bookmarkEnd w:id="4"/>
    </w:p>
    <w:p w14:paraId="0F9E2F98" w14:textId="77777777" w:rsidR="008D7089" w:rsidRPr="00351375" w:rsidRDefault="008D7089" w:rsidP="00897FC4">
      <w:pPr>
        <w:keepNext/>
        <w:keepLines/>
        <w:pBdr>
          <w:top w:val="nil"/>
          <w:left w:val="nil"/>
          <w:bottom w:val="nil"/>
          <w:right w:val="nil"/>
          <w:between w:val="nil"/>
        </w:pBdr>
        <w:spacing w:after="0" w:line="240" w:lineRule="auto"/>
        <w:rPr>
          <w:rFonts w:ascii="Arial" w:eastAsia="Arial" w:hAnsi="Arial" w:cs="Arial"/>
          <w:b/>
          <w:sz w:val="20"/>
          <w:szCs w:val="20"/>
        </w:rPr>
      </w:pPr>
    </w:p>
    <w:p w14:paraId="1C372D34" w14:textId="77777777" w:rsidR="008D7089" w:rsidRPr="00351375" w:rsidRDefault="008D7089" w:rsidP="00897FC4">
      <w:pPr>
        <w:keepNext/>
        <w:keepLines/>
        <w:spacing w:after="0" w:line="240" w:lineRule="auto"/>
        <w:rPr>
          <w:rFonts w:ascii="Times New Roman" w:eastAsia="Times New Roman" w:hAnsi="Times New Roman" w:cs="Times New Roman"/>
          <w:sz w:val="20"/>
          <w:szCs w:val="20"/>
        </w:rPr>
      </w:pPr>
      <w:r w:rsidRPr="00351375">
        <w:rPr>
          <w:rFonts w:ascii="Times New Roman" w:eastAsia="Times New Roman" w:hAnsi="Times New Roman" w:cs="Times New Roman"/>
          <w:sz w:val="20"/>
          <w:szCs w:val="20"/>
        </w:rPr>
        <w:t>2020 - 2020</w:t>
      </w:r>
      <w:r w:rsidRPr="00351375">
        <w:rPr>
          <w:rFonts w:ascii="Times New Roman" w:eastAsia="Times New Roman" w:hAnsi="Times New Roman" w:cs="Times New Roman"/>
          <w:sz w:val="20"/>
          <w:szCs w:val="20"/>
        </w:rPr>
        <w:tab/>
        <w:t xml:space="preserve">Automotive Industry Liaison Chair, 2019 IEEE Transportation and Electrification Conference, </w:t>
      </w:r>
    </w:p>
    <w:p w14:paraId="0BCDE78E" w14:textId="77777777" w:rsidR="008D7089" w:rsidRPr="00351375" w:rsidRDefault="008D7089" w:rsidP="00897FC4">
      <w:pPr>
        <w:keepNext/>
        <w:keepLines/>
        <w:spacing w:after="0" w:line="240" w:lineRule="auto"/>
        <w:rPr>
          <w:rFonts w:ascii="Times New Roman" w:eastAsia="Times New Roman" w:hAnsi="Times New Roman" w:cs="Times New Roman"/>
          <w:sz w:val="20"/>
          <w:szCs w:val="20"/>
        </w:rPr>
      </w:pPr>
      <w:r w:rsidRPr="00351375">
        <w:rPr>
          <w:rFonts w:ascii="Times New Roman" w:eastAsia="Times New Roman" w:hAnsi="Times New Roman" w:cs="Times New Roman"/>
          <w:sz w:val="20"/>
          <w:szCs w:val="20"/>
        </w:rPr>
        <w:tab/>
      </w:r>
      <w:r w:rsidRPr="00351375">
        <w:rPr>
          <w:rFonts w:ascii="Times New Roman" w:eastAsia="Times New Roman" w:hAnsi="Times New Roman" w:cs="Times New Roman"/>
          <w:sz w:val="20"/>
          <w:szCs w:val="20"/>
        </w:rPr>
        <w:tab/>
        <w:t>Conference, 2020/6 - 2020/6</w:t>
      </w:r>
    </w:p>
    <w:p w14:paraId="7538E6E2" w14:textId="77777777" w:rsidR="008D7089" w:rsidRPr="00351375" w:rsidRDefault="008D7089" w:rsidP="00897FC4">
      <w:pPr>
        <w:keepNext/>
        <w:keepLines/>
        <w:spacing w:after="0" w:line="240" w:lineRule="auto"/>
        <w:rPr>
          <w:rFonts w:ascii="Times New Roman" w:eastAsia="Times New Roman" w:hAnsi="Times New Roman" w:cs="Times New Roman"/>
          <w:sz w:val="20"/>
          <w:szCs w:val="20"/>
        </w:rPr>
      </w:pPr>
    </w:p>
    <w:p w14:paraId="22FE6410" w14:textId="77777777" w:rsidR="008D7089" w:rsidRPr="00351375" w:rsidRDefault="008D7089" w:rsidP="00897FC4">
      <w:pPr>
        <w:keepNext/>
        <w:keepLines/>
        <w:spacing w:after="0" w:line="240" w:lineRule="auto"/>
        <w:rPr>
          <w:rFonts w:ascii="Times New Roman" w:eastAsia="Times New Roman" w:hAnsi="Times New Roman" w:cs="Times New Roman"/>
          <w:sz w:val="20"/>
          <w:szCs w:val="20"/>
        </w:rPr>
      </w:pPr>
      <w:r w:rsidRPr="00351375">
        <w:rPr>
          <w:rFonts w:ascii="Times New Roman" w:eastAsia="Times New Roman" w:hAnsi="Times New Roman" w:cs="Times New Roman"/>
          <w:sz w:val="20"/>
          <w:szCs w:val="20"/>
        </w:rPr>
        <w:t>2019 - 2019</w:t>
      </w:r>
      <w:r w:rsidRPr="00351375">
        <w:rPr>
          <w:rFonts w:ascii="Times New Roman" w:eastAsia="Times New Roman" w:hAnsi="Times New Roman" w:cs="Times New Roman"/>
          <w:sz w:val="20"/>
          <w:szCs w:val="20"/>
        </w:rPr>
        <w:tab/>
        <w:t xml:space="preserve">Awards Co-chair, 2019 IEEE Transportation and Electrification Conference, Conference, </w:t>
      </w:r>
    </w:p>
    <w:p w14:paraId="14518C50" w14:textId="77777777" w:rsidR="008D7089" w:rsidRPr="00351375" w:rsidRDefault="008D7089" w:rsidP="00897FC4">
      <w:pPr>
        <w:keepNext/>
        <w:keepLines/>
        <w:spacing w:after="0" w:line="240" w:lineRule="auto"/>
        <w:rPr>
          <w:rFonts w:ascii="Times New Roman" w:eastAsia="Times New Roman" w:hAnsi="Times New Roman" w:cs="Times New Roman"/>
          <w:sz w:val="20"/>
          <w:szCs w:val="20"/>
        </w:rPr>
      </w:pPr>
      <w:r w:rsidRPr="00351375">
        <w:rPr>
          <w:rFonts w:ascii="Times New Roman" w:eastAsia="Times New Roman" w:hAnsi="Times New Roman" w:cs="Times New Roman"/>
          <w:sz w:val="20"/>
          <w:szCs w:val="20"/>
        </w:rPr>
        <w:tab/>
      </w:r>
      <w:r w:rsidRPr="00351375">
        <w:rPr>
          <w:rFonts w:ascii="Times New Roman" w:eastAsia="Times New Roman" w:hAnsi="Times New Roman" w:cs="Times New Roman"/>
          <w:sz w:val="20"/>
          <w:szCs w:val="20"/>
        </w:rPr>
        <w:tab/>
        <w:t>2019/6 - 2019/6</w:t>
      </w:r>
    </w:p>
    <w:p w14:paraId="17808C04" w14:textId="77777777" w:rsidR="008D7089" w:rsidRPr="00351375" w:rsidRDefault="008D7089" w:rsidP="00897FC4">
      <w:pPr>
        <w:keepNext/>
        <w:keepLines/>
        <w:spacing w:after="0" w:line="240" w:lineRule="auto"/>
        <w:rPr>
          <w:rFonts w:ascii="Times New Roman" w:eastAsia="Times New Roman" w:hAnsi="Times New Roman" w:cs="Times New Roman"/>
          <w:sz w:val="20"/>
          <w:szCs w:val="20"/>
        </w:rPr>
      </w:pPr>
    </w:p>
    <w:p w14:paraId="39883CB6" w14:textId="77777777" w:rsidR="008D7089" w:rsidRPr="00351375" w:rsidRDefault="008D7089" w:rsidP="00897FC4">
      <w:pPr>
        <w:keepNext/>
        <w:keepLines/>
        <w:spacing w:after="0" w:line="240" w:lineRule="auto"/>
        <w:rPr>
          <w:rFonts w:ascii="Times New Roman" w:eastAsia="Times New Roman" w:hAnsi="Times New Roman" w:cs="Times New Roman"/>
          <w:sz w:val="20"/>
          <w:szCs w:val="20"/>
        </w:rPr>
      </w:pPr>
      <w:r w:rsidRPr="00351375">
        <w:rPr>
          <w:rFonts w:ascii="Times New Roman" w:eastAsia="Times New Roman" w:hAnsi="Times New Roman" w:cs="Times New Roman"/>
          <w:sz w:val="20"/>
          <w:szCs w:val="20"/>
        </w:rPr>
        <w:t>2018 - 2018</w:t>
      </w:r>
      <w:r w:rsidRPr="00351375">
        <w:rPr>
          <w:rFonts w:ascii="Times New Roman" w:eastAsia="Times New Roman" w:hAnsi="Times New Roman" w:cs="Times New Roman"/>
          <w:sz w:val="20"/>
          <w:szCs w:val="20"/>
        </w:rPr>
        <w:tab/>
        <w:t xml:space="preserve">Session Chair on "Electric Machines", 2018 IEEE Transportation Electrification Conference, </w:t>
      </w:r>
    </w:p>
    <w:p w14:paraId="3A8DE1FE" w14:textId="77777777" w:rsidR="008D7089" w:rsidRPr="00351375" w:rsidRDefault="008D7089" w:rsidP="00897FC4">
      <w:pPr>
        <w:keepNext/>
        <w:keepLines/>
        <w:spacing w:after="0" w:line="240" w:lineRule="auto"/>
        <w:rPr>
          <w:rFonts w:ascii="Times New Roman" w:eastAsia="Times New Roman" w:hAnsi="Times New Roman" w:cs="Times New Roman"/>
          <w:sz w:val="20"/>
          <w:szCs w:val="20"/>
        </w:rPr>
      </w:pPr>
      <w:r w:rsidRPr="00351375">
        <w:rPr>
          <w:rFonts w:ascii="Times New Roman" w:eastAsia="Times New Roman" w:hAnsi="Times New Roman" w:cs="Times New Roman"/>
          <w:sz w:val="20"/>
          <w:szCs w:val="20"/>
        </w:rPr>
        <w:tab/>
      </w:r>
      <w:r w:rsidRPr="00351375">
        <w:rPr>
          <w:rFonts w:ascii="Times New Roman" w:eastAsia="Times New Roman" w:hAnsi="Times New Roman" w:cs="Times New Roman"/>
          <w:sz w:val="20"/>
          <w:szCs w:val="20"/>
        </w:rPr>
        <w:tab/>
        <w:t>Conference, 2018/6 - 2018/6</w:t>
      </w:r>
    </w:p>
    <w:p w14:paraId="5524E167" w14:textId="77777777" w:rsidR="00390022" w:rsidRDefault="00390022">
      <w:pPr>
        <w:keepNext/>
        <w:keepLines/>
        <w:pBdr>
          <w:top w:val="nil"/>
          <w:left w:val="nil"/>
          <w:bottom w:val="nil"/>
          <w:right w:val="nil"/>
          <w:between w:val="nil"/>
        </w:pBdr>
        <w:spacing w:after="0" w:line="240" w:lineRule="auto"/>
        <w:rPr>
          <w:rFonts w:ascii="Arial" w:eastAsia="Arial" w:hAnsi="Arial" w:cs="Arial"/>
          <w:color w:val="000000"/>
          <w:sz w:val="24"/>
          <w:szCs w:val="24"/>
        </w:rPr>
      </w:pPr>
    </w:p>
    <w:sectPr w:rsidR="00390022">
      <w:headerReference w:type="default" r:id="rId9"/>
      <w:footerReference w:type="defaul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7D678" w14:textId="77777777" w:rsidR="00841F87" w:rsidRDefault="00841F87">
      <w:pPr>
        <w:spacing w:after="0" w:line="240" w:lineRule="auto"/>
      </w:pPr>
      <w:r>
        <w:separator/>
      </w:r>
    </w:p>
  </w:endnote>
  <w:endnote w:type="continuationSeparator" w:id="0">
    <w:p w14:paraId="4E52E864" w14:textId="77777777" w:rsidR="00841F87" w:rsidRDefault="00841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E0D7A" w14:textId="77777777" w:rsidR="00390022" w:rsidRDefault="001B5D66">
    <w:pPr>
      <w:pBdr>
        <w:top w:val="single" w:sz="20" w:space="5" w:color="000000"/>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Printed 2021 February 09</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 xml:space="preserve">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D56C69">
      <w:rPr>
        <w:rFonts w:ascii="Times New Roman" w:eastAsia="Times New Roman" w:hAnsi="Times New Roman" w:cs="Times New Roman"/>
        <w:noProof/>
        <w:color w:val="000000"/>
        <w:sz w:val="20"/>
        <w:szCs w:val="20"/>
      </w:rPr>
      <w:t>2</w:t>
    </w:r>
    <w:r>
      <w:rPr>
        <w:rFonts w:ascii="Times New Roman" w:eastAsia="Times New Roman" w:hAnsi="Times New Roman" w:cs="Times New Roman"/>
        <w:color w:val="000000"/>
        <w:sz w:val="20"/>
        <w:szCs w:val="20"/>
      </w:rPr>
      <w:fldChar w:fldCharType="end"/>
    </w:r>
    <w:r>
      <w:rPr>
        <w:rFonts w:ascii="Times New Roman" w:eastAsia="Times New Roman" w:hAnsi="Times New Roman" w:cs="Times New Roman"/>
        <w:color w:val="00000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D3E62" w14:textId="77777777" w:rsidR="00841F87" w:rsidRDefault="00841F87">
      <w:pPr>
        <w:spacing w:after="0" w:line="240" w:lineRule="auto"/>
      </w:pPr>
      <w:r>
        <w:separator/>
      </w:r>
    </w:p>
  </w:footnote>
  <w:footnote w:type="continuationSeparator" w:id="0">
    <w:p w14:paraId="387D9A52" w14:textId="77777777" w:rsidR="00841F87" w:rsidRDefault="00841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5CB7" w14:textId="77777777" w:rsidR="00390022" w:rsidRDefault="001B5D66">
    <w:pPr>
      <w:pBdr>
        <w:top w:val="nil"/>
        <w:left w:val="nil"/>
        <w:bottom w:val="single" w:sz="20" w:space="5" w:color="000000"/>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DR. RYAN AHMED</w:t>
    </w:r>
  </w:p>
  <w:p w14:paraId="2491BCD0" w14:textId="77777777" w:rsidR="00390022" w:rsidRDefault="0039002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0605336F" w14:textId="77777777" w:rsidR="00390022" w:rsidRDefault="0039002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E5388"/>
    <w:multiLevelType w:val="multilevel"/>
    <w:tmpl w:val="B6266A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844C62"/>
    <w:multiLevelType w:val="multilevel"/>
    <w:tmpl w:val="8C1C7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65E56B7"/>
    <w:multiLevelType w:val="hybridMultilevel"/>
    <w:tmpl w:val="0E1C85D6"/>
    <w:lvl w:ilvl="0" w:tplc="F61649B6">
      <w:start w:val="1"/>
      <w:numFmt w:val="decimal"/>
      <w:lvlText w:val="(%1)"/>
      <w:lvlJc w:val="left"/>
      <w:pPr>
        <w:ind w:left="2520" w:hanging="360"/>
      </w:pPr>
      <w:rPr>
        <w:rFonts w:hint="default"/>
        <w:b/>
        <w:bCs/>
      </w:rPr>
    </w:lvl>
    <w:lvl w:ilvl="1" w:tplc="10090019" w:tentative="1">
      <w:start w:val="1"/>
      <w:numFmt w:val="lowerLetter"/>
      <w:lvlText w:val="%2."/>
      <w:lvlJc w:val="left"/>
      <w:pPr>
        <w:ind w:left="3240" w:hanging="360"/>
      </w:pPr>
    </w:lvl>
    <w:lvl w:ilvl="2" w:tplc="1009001B" w:tentative="1">
      <w:start w:val="1"/>
      <w:numFmt w:val="lowerRoman"/>
      <w:lvlText w:val="%3."/>
      <w:lvlJc w:val="right"/>
      <w:pPr>
        <w:ind w:left="3960" w:hanging="180"/>
      </w:pPr>
    </w:lvl>
    <w:lvl w:ilvl="3" w:tplc="1009000F" w:tentative="1">
      <w:start w:val="1"/>
      <w:numFmt w:val="decimal"/>
      <w:lvlText w:val="%4."/>
      <w:lvlJc w:val="left"/>
      <w:pPr>
        <w:ind w:left="4680" w:hanging="360"/>
      </w:pPr>
    </w:lvl>
    <w:lvl w:ilvl="4" w:tplc="10090019" w:tentative="1">
      <w:start w:val="1"/>
      <w:numFmt w:val="lowerLetter"/>
      <w:lvlText w:val="%5."/>
      <w:lvlJc w:val="left"/>
      <w:pPr>
        <w:ind w:left="5400" w:hanging="360"/>
      </w:pPr>
    </w:lvl>
    <w:lvl w:ilvl="5" w:tplc="1009001B" w:tentative="1">
      <w:start w:val="1"/>
      <w:numFmt w:val="lowerRoman"/>
      <w:lvlText w:val="%6."/>
      <w:lvlJc w:val="right"/>
      <w:pPr>
        <w:ind w:left="6120" w:hanging="180"/>
      </w:pPr>
    </w:lvl>
    <w:lvl w:ilvl="6" w:tplc="1009000F" w:tentative="1">
      <w:start w:val="1"/>
      <w:numFmt w:val="decimal"/>
      <w:lvlText w:val="%7."/>
      <w:lvlJc w:val="left"/>
      <w:pPr>
        <w:ind w:left="6840" w:hanging="360"/>
      </w:pPr>
    </w:lvl>
    <w:lvl w:ilvl="7" w:tplc="10090019" w:tentative="1">
      <w:start w:val="1"/>
      <w:numFmt w:val="lowerLetter"/>
      <w:lvlText w:val="%8."/>
      <w:lvlJc w:val="left"/>
      <w:pPr>
        <w:ind w:left="7560" w:hanging="360"/>
      </w:pPr>
    </w:lvl>
    <w:lvl w:ilvl="8" w:tplc="1009001B" w:tentative="1">
      <w:start w:val="1"/>
      <w:numFmt w:val="lowerRoman"/>
      <w:lvlText w:val="%9."/>
      <w:lvlJc w:val="right"/>
      <w:pPr>
        <w:ind w:left="8280" w:hanging="180"/>
      </w:pPr>
    </w:lvl>
  </w:abstractNum>
  <w:abstractNum w:abstractNumId="3" w15:restartNumberingAfterBreak="0">
    <w:nsid w:val="194530EC"/>
    <w:multiLevelType w:val="multilevel"/>
    <w:tmpl w:val="8C1C7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9700CDD"/>
    <w:multiLevelType w:val="multilevel"/>
    <w:tmpl w:val="63288C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4F15C8F"/>
    <w:multiLevelType w:val="multilevel"/>
    <w:tmpl w:val="8C1C7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8DD5532"/>
    <w:multiLevelType w:val="multilevel"/>
    <w:tmpl w:val="3070BF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E6059A5"/>
    <w:multiLevelType w:val="multilevel"/>
    <w:tmpl w:val="B094C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27FD1"/>
    <w:multiLevelType w:val="multilevel"/>
    <w:tmpl w:val="8AD0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7475C"/>
    <w:multiLevelType w:val="multilevel"/>
    <w:tmpl w:val="8A567A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5523760"/>
    <w:multiLevelType w:val="multilevel"/>
    <w:tmpl w:val="8C1C7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FE50156"/>
    <w:multiLevelType w:val="multilevel"/>
    <w:tmpl w:val="8C1C7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2AB5A14"/>
    <w:multiLevelType w:val="multilevel"/>
    <w:tmpl w:val="8C1C7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7710C9F"/>
    <w:multiLevelType w:val="hybridMultilevel"/>
    <w:tmpl w:val="DAA0B7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8704798"/>
    <w:multiLevelType w:val="multilevel"/>
    <w:tmpl w:val="8C1C7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471344C"/>
    <w:multiLevelType w:val="multilevel"/>
    <w:tmpl w:val="8C1C7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B3D0140"/>
    <w:multiLevelType w:val="multilevel"/>
    <w:tmpl w:val="2AB0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4B0EC9"/>
    <w:multiLevelType w:val="hybridMultilevel"/>
    <w:tmpl w:val="D62857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F521DC5"/>
    <w:multiLevelType w:val="multilevel"/>
    <w:tmpl w:val="A648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17493"/>
    <w:multiLevelType w:val="multilevel"/>
    <w:tmpl w:val="DFE00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929809">
    <w:abstractNumId w:val="6"/>
  </w:num>
  <w:num w:numId="2" w16cid:durableId="863641278">
    <w:abstractNumId w:val="9"/>
  </w:num>
  <w:num w:numId="3" w16cid:durableId="77027129">
    <w:abstractNumId w:val="4"/>
  </w:num>
  <w:num w:numId="4" w16cid:durableId="1311331073">
    <w:abstractNumId w:val="14"/>
  </w:num>
  <w:num w:numId="5" w16cid:durableId="1739553069">
    <w:abstractNumId w:val="0"/>
  </w:num>
  <w:num w:numId="6" w16cid:durableId="1603876769">
    <w:abstractNumId w:val="2"/>
  </w:num>
  <w:num w:numId="7" w16cid:durableId="1338732546">
    <w:abstractNumId w:val="19"/>
  </w:num>
  <w:num w:numId="8" w16cid:durableId="711613587">
    <w:abstractNumId w:val="18"/>
  </w:num>
  <w:num w:numId="9" w16cid:durableId="1496260868">
    <w:abstractNumId w:val="7"/>
  </w:num>
  <w:num w:numId="10" w16cid:durableId="1239100249">
    <w:abstractNumId w:val="16"/>
  </w:num>
  <w:num w:numId="11" w16cid:durableId="342129792">
    <w:abstractNumId w:val="8"/>
  </w:num>
  <w:num w:numId="12" w16cid:durableId="460267740">
    <w:abstractNumId w:val="13"/>
  </w:num>
  <w:num w:numId="13" w16cid:durableId="118691793">
    <w:abstractNumId w:val="3"/>
  </w:num>
  <w:num w:numId="14" w16cid:durableId="405878743">
    <w:abstractNumId w:val="5"/>
  </w:num>
  <w:num w:numId="15" w16cid:durableId="129062098">
    <w:abstractNumId w:val="15"/>
  </w:num>
  <w:num w:numId="16" w16cid:durableId="617877219">
    <w:abstractNumId w:val="12"/>
  </w:num>
  <w:num w:numId="17" w16cid:durableId="1650401719">
    <w:abstractNumId w:val="11"/>
  </w:num>
  <w:num w:numId="18" w16cid:durableId="797527871">
    <w:abstractNumId w:val="10"/>
  </w:num>
  <w:num w:numId="19" w16cid:durableId="780997635">
    <w:abstractNumId w:val="17"/>
  </w:num>
  <w:num w:numId="20" w16cid:durableId="51060301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bert-DeGeit, Andrea">
    <w15:presenceInfo w15:providerId="AD" w15:userId="S::colbert@mcmaster.ca::c74d6310-055b-4e85-a760-de9df8f84f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022"/>
    <w:rsid w:val="00000F42"/>
    <w:rsid w:val="00002553"/>
    <w:rsid w:val="00002FE9"/>
    <w:rsid w:val="0000358E"/>
    <w:rsid w:val="00007BCC"/>
    <w:rsid w:val="00011C29"/>
    <w:rsid w:val="000132BE"/>
    <w:rsid w:val="00016783"/>
    <w:rsid w:val="00017961"/>
    <w:rsid w:val="0002474A"/>
    <w:rsid w:val="000262EF"/>
    <w:rsid w:val="00026D0E"/>
    <w:rsid w:val="00027385"/>
    <w:rsid w:val="000317BA"/>
    <w:rsid w:val="0003307B"/>
    <w:rsid w:val="00033ED9"/>
    <w:rsid w:val="00037B73"/>
    <w:rsid w:val="00040C76"/>
    <w:rsid w:val="00043192"/>
    <w:rsid w:val="000437B3"/>
    <w:rsid w:val="0004548A"/>
    <w:rsid w:val="000509D4"/>
    <w:rsid w:val="00057159"/>
    <w:rsid w:val="000605BC"/>
    <w:rsid w:val="000612B7"/>
    <w:rsid w:val="00062FC7"/>
    <w:rsid w:val="000633BD"/>
    <w:rsid w:val="00064050"/>
    <w:rsid w:val="000736BA"/>
    <w:rsid w:val="000770AA"/>
    <w:rsid w:val="000926AF"/>
    <w:rsid w:val="000A1B7E"/>
    <w:rsid w:val="000A20EA"/>
    <w:rsid w:val="000A51CC"/>
    <w:rsid w:val="000A60AA"/>
    <w:rsid w:val="000B006E"/>
    <w:rsid w:val="000B2C40"/>
    <w:rsid w:val="000C2650"/>
    <w:rsid w:val="000C4F43"/>
    <w:rsid w:val="000C6244"/>
    <w:rsid w:val="000C6399"/>
    <w:rsid w:val="000C7A22"/>
    <w:rsid w:val="000D2B1C"/>
    <w:rsid w:val="000D5333"/>
    <w:rsid w:val="000E1296"/>
    <w:rsid w:val="000E1C94"/>
    <w:rsid w:val="000F7E4B"/>
    <w:rsid w:val="00113DB7"/>
    <w:rsid w:val="001157CF"/>
    <w:rsid w:val="00116E0C"/>
    <w:rsid w:val="00126554"/>
    <w:rsid w:val="00126B33"/>
    <w:rsid w:val="00130B19"/>
    <w:rsid w:val="00145BC9"/>
    <w:rsid w:val="00145DC6"/>
    <w:rsid w:val="00150274"/>
    <w:rsid w:val="001604A5"/>
    <w:rsid w:val="00165881"/>
    <w:rsid w:val="00166732"/>
    <w:rsid w:val="00170479"/>
    <w:rsid w:val="001733C5"/>
    <w:rsid w:val="00174FA1"/>
    <w:rsid w:val="001818CD"/>
    <w:rsid w:val="0018410E"/>
    <w:rsid w:val="001922E6"/>
    <w:rsid w:val="0019725D"/>
    <w:rsid w:val="001A4635"/>
    <w:rsid w:val="001B19FA"/>
    <w:rsid w:val="001B1F66"/>
    <w:rsid w:val="001B5B61"/>
    <w:rsid w:val="001B5D66"/>
    <w:rsid w:val="001C2EDF"/>
    <w:rsid w:val="001C52AC"/>
    <w:rsid w:val="001C5A24"/>
    <w:rsid w:val="001C5FF1"/>
    <w:rsid w:val="001D1A1E"/>
    <w:rsid w:val="001D2243"/>
    <w:rsid w:val="001D5DE4"/>
    <w:rsid w:val="001D7A34"/>
    <w:rsid w:val="001E0231"/>
    <w:rsid w:val="001E407F"/>
    <w:rsid w:val="001E7522"/>
    <w:rsid w:val="001F01DF"/>
    <w:rsid w:val="001F09D0"/>
    <w:rsid w:val="001F6D47"/>
    <w:rsid w:val="00210951"/>
    <w:rsid w:val="002147C2"/>
    <w:rsid w:val="00215F92"/>
    <w:rsid w:val="00216198"/>
    <w:rsid w:val="00216568"/>
    <w:rsid w:val="002209B4"/>
    <w:rsid w:val="00220E79"/>
    <w:rsid w:val="00220F92"/>
    <w:rsid w:val="002230C8"/>
    <w:rsid w:val="00230CAA"/>
    <w:rsid w:val="00236545"/>
    <w:rsid w:val="002404C6"/>
    <w:rsid w:val="00250190"/>
    <w:rsid w:val="002624CC"/>
    <w:rsid w:val="00263D75"/>
    <w:rsid w:val="002657F8"/>
    <w:rsid w:val="00267221"/>
    <w:rsid w:val="00276BF5"/>
    <w:rsid w:val="002816DD"/>
    <w:rsid w:val="00291324"/>
    <w:rsid w:val="002946C2"/>
    <w:rsid w:val="00296D6D"/>
    <w:rsid w:val="002A26CE"/>
    <w:rsid w:val="002A3B96"/>
    <w:rsid w:val="002A3E4E"/>
    <w:rsid w:val="002A7919"/>
    <w:rsid w:val="002B0100"/>
    <w:rsid w:val="002B0E84"/>
    <w:rsid w:val="002B2EEB"/>
    <w:rsid w:val="002B4D8C"/>
    <w:rsid w:val="002B59B3"/>
    <w:rsid w:val="002B7FFB"/>
    <w:rsid w:val="002C2095"/>
    <w:rsid w:val="002C7B68"/>
    <w:rsid w:val="002D0B9A"/>
    <w:rsid w:val="002D3244"/>
    <w:rsid w:val="002E6B5B"/>
    <w:rsid w:val="002E6BE4"/>
    <w:rsid w:val="002F273B"/>
    <w:rsid w:val="002F3358"/>
    <w:rsid w:val="002F40F9"/>
    <w:rsid w:val="002F46F6"/>
    <w:rsid w:val="002F563E"/>
    <w:rsid w:val="003109A1"/>
    <w:rsid w:val="00311599"/>
    <w:rsid w:val="00324BA5"/>
    <w:rsid w:val="00326043"/>
    <w:rsid w:val="00332A21"/>
    <w:rsid w:val="0033610A"/>
    <w:rsid w:val="00337BF6"/>
    <w:rsid w:val="003421B6"/>
    <w:rsid w:val="00343A97"/>
    <w:rsid w:val="0034518C"/>
    <w:rsid w:val="0034695E"/>
    <w:rsid w:val="00350ADF"/>
    <w:rsid w:val="00351375"/>
    <w:rsid w:val="00362EA4"/>
    <w:rsid w:val="003641C9"/>
    <w:rsid w:val="00376ACE"/>
    <w:rsid w:val="003800C8"/>
    <w:rsid w:val="003814BC"/>
    <w:rsid w:val="00382781"/>
    <w:rsid w:val="003828FD"/>
    <w:rsid w:val="00385113"/>
    <w:rsid w:val="00385658"/>
    <w:rsid w:val="00386987"/>
    <w:rsid w:val="003871E3"/>
    <w:rsid w:val="00387F61"/>
    <w:rsid w:val="00390022"/>
    <w:rsid w:val="00393628"/>
    <w:rsid w:val="003951A2"/>
    <w:rsid w:val="003A129D"/>
    <w:rsid w:val="003A7D9B"/>
    <w:rsid w:val="003B16EB"/>
    <w:rsid w:val="003B2760"/>
    <w:rsid w:val="003B3252"/>
    <w:rsid w:val="003C0F71"/>
    <w:rsid w:val="003C2226"/>
    <w:rsid w:val="003C62C7"/>
    <w:rsid w:val="003D389B"/>
    <w:rsid w:val="003D3F9B"/>
    <w:rsid w:val="003E5D86"/>
    <w:rsid w:val="003F7136"/>
    <w:rsid w:val="003F7764"/>
    <w:rsid w:val="00404BB9"/>
    <w:rsid w:val="00404CD8"/>
    <w:rsid w:val="00407345"/>
    <w:rsid w:val="00407DEF"/>
    <w:rsid w:val="00413326"/>
    <w:rsid w:val="00413F3F"/>
    <w:rsid w:val="00417688"/>
    <w:rsid w:val="00421BAE"/>
    <w:rsid w:val="00423C24"/>
    <w:rsid w:val="00424568"/>
    <w:rsid w:val="0043278C"/>
    <w:rsid w:val="00436A6C"/>
    <w:rsid w:val="00441B73"/>
    <w:rsid w:val="00441D14"/>
    <w:rsid w:val="00451C4B"/>
    <w:rsid w:val="00454C88"/>
    <w:rsid w:val="0046278E"/>
    <w:rsid w:val="004643E5"/>
    <w:rsid w:val="004669D8"/>
    <w:rsid w:val="00471202"/>
    <w:rsid w:val="00471857"/>
    <w:rsid w:val="00474F53"/>
    <w:rsid w:val="00476AD7"/>
    <w:rsid w:val="00487643"/>
    <w:rsid w:val="00495424"/>
    <w:rsid w:val="00497367"/>
    <w:rsid w:val="004B4263"/>
    <w:rsid w:val="004B5228"/>
    <w:rsid w:val="004B5448"/>
    <w:rsid w:val="004C5BCA"/>
    <w:rsid w:val="004D3468"/>
    <w:rsid w:val="004E151A"/>
    <w:rsid w:val="004F0E04"/>
    <w:rsid w:val="004F13C3"/>
    <w:rsid w:val="00500487"/>
    <w:rsid w:val="00502734"/>
    <w:rsid w:val="005036EA"/>
    <w:rsid w:val="00510794"/>
    <w:rsid w:val="00510C90"/>
    <w:rsid w:val="005110BB"/>
    <w:rsid w:val="005110E9"/>
    <w:rsid w:val="0052117C"/>
    <w:rsid w:val="005214EB"/>
    <w:rsid w:val="005308A9"/>
    <w:rsid w:val="0053555C"/>
    <w:rsid w:val="00536819"/>
    <w:rsid w:val="0054182C"/>
    <w:rsid w:val="00541BA8"/>
    <w:rsid w:val="00547B30"/>
    <w:rsid w:val="00560A40"/>
    <w:rsid w:val="00560BE7"/>
    <w:rsid w:val="00561E6C"/>
    <w:rsid w:val="00565AC7"/>
    <w:rsid w:val="0056741A"/>
    <w:rsid w:val="00575313"/>
    <w:rsid w:val="00583501"/>
    <w:rsid w:val="00584607"/>
    <w:rsid w:val="00585253"/>
    <w:rsid w:val="00585A29"/>
    <w:rsid w:val="00590E1D"/>
    <w:rsid w:val="005943BE"/>
    <w:rsid w:val="005B327F"/>
    <w:rsid w:val="005B3477"/>
    <w:rsid w:val="005B3A21"/>
    <w:rsid w:val="005C2545"/>
    <w:rsid w:val="005C314B"/>
    <w:rsid w:val="005C37C2"/>
    <w:rsid w:val="005D11B0"/>
    <w:rsid w:val="005D63CE"/>
    <w:rsid w:val="005E1085"/>
    <w:rsid w:val="005E4600"/>
    <w:rsid w:val="005E4744"/>
    <w:rsid w:val="005E57C1"/>
    <w:rsid w:val="005E7818"/>
    <w:rsid w:val="005F4242"/>
    <w:rsid w:val="005F6CF7"/>
    <w:rsid w:val="00611A1D"/>
    <w:rsid w:val="006128D5"/>
    <w:rsid w:val="00613331"/>
    <w:rsid w:val="0061561C"/>
    <w:rsid w:val="00615D02"/>
    <w:rsid w:val="00615E64"/>
    <w:rsid w:val="00620F41"/>
    <w:rsid w:val="00623785"/>
    <w:rsid w:val="0064602E"/>
    <w:rsid w:val="00646371"/>
    <w:rsid w:val="0065185D"/>
    <w:rsid w:val="006524F7"/>
    <w:rsid w:val="00661F58"/>
    <w:rsid w:val="00666AA8"/>
    <w:rsid w:val="00667A05"/>
    <w:rsid w:val="00674E22"/>
    <w:rsid w:val="00683DBF"/>
    <w:rsid w:val="00684398"/>
    <w:rsid w:val="0068588A"/>
    <w:rsid w:val="00686FBB"/>
    <w:rsid w:val="006920BB"/>
    <w:rsid w:val="0069218B"/>
    <w:rsid w:val="00695AA0"/>
    <w:rsid w:val="006A191D"/>
    <w:rsid w:val="006A430E"/>
    <w:rsid w:val="006B3197"/>
    <w:rsid w:val="006B4926"/>
    <w:rsid w:val="006C08C4"/>
    <w:rsid w:val="006C397E"/>
    <w:rsid w:val="006C753B"/>
    <w:rsid w:val="006D2040"/>
    <w:rsid w:val="006D3896"/>
    <w:rsid w:val="006D5AA3"/>
    <w:rsid w:val="006D5EBA"/>
    <w:rsid w:val="006D7888"/>
    <w:rsid w:val="006E0000"/>
    <w:rsid w:val="006E30A3"/>
    <w:rsid w:val="006F2201"/>
    <w:rsid w:val="00707D20"/>
    <w:rsid w:val="00712605"/>
    <w:rsid w:val="00715F6A"/>
    <w:rsid w:val="0072059C"/>
    <w:rsid w:val="00724325"/>
    <w:rsid w:val="007275F6"/>
    <w:rsid w:val="007319FE"/>
    <w:rsid w:val="00732141"/>
    <w:rsid w:val="00735B94"/>
    <w:rsid w:val="00744CE6"/>
    <w:rsid w:val="007451B4"/>
    <w:rsid w:val="007506F2"/>
    <w:rsid w:val="00750B26"/>
    <w:rsid w:val="00755320"/>
    <w:rsid w:val="0075613C"/>
    <w:rsid w:val="00756E49"/>
    <w:rsid w:val="007606C5"/>
    <w:rsid w:val="00764899"/>
    <w:rsid w:val="00766389"/>
    <w:rsid w:val="00773532"/>
    <w:rsid w:val="00775B8E"/>
    <w:rsid w:val="00776502"/>
    <w:rsid w:val="0078085B"/>
    <w:rsid w:val="007844D4"/>
    <w:rsid w:val="00784ED8"/>
    <w:rsid w:val="00790021"/>
    <w:rsid w:val="00790410"/>
    <w:rsid w:val="00792669"/>
    <w:rsid w:val="007935A3"/>
    <w:rsid w:val="007A198C"/>
    <w:rsid w:val="007A23D8"/>
    <w:rsid w:val="007A68F6"/>
    <w:rsid w:val="007A7263"/>
    <w:rsid w:val="007B1CE6"/>
    <w:rsid w:val="007B3356"/>
    <w:rsid w:val="007B7571"/>
    <w:rsid w:val="007C0357"/>
    <w:rsid w:val="007C1D9D"/>
    <w:rsid w:val="007C2C3E"/>
    <w:rsid w:val="007C71C1"/>
    <w:rsid w:val="007D0554"/>
    <w:rsid w:val="007D3B91"/>
    <w:rsid w:val="007D6AAB"/>
    <w:rsid w:val="007E19D5"/>
    <w:rsid w:val="007E1A4D"/>
    <w:rsid w:val="007F322B"/>
    <w:rsid w:val="007F7013"/>
    <w:rsid w:val="008002F7"/>
    <w:rsid w:val="00800F7E"/>
    <w:rsid w:val="00802D43"/>
    <w:rsid w:val="00806E72"/>
    <w:rsid w:val="0081066F"/>
    <w:rsid w:val="00811E72"/>
    <w:rsid w:val="0082505C"/>
    <w:rsid w:val="0082639A"/>
    <w:rsid w:val="008273F7"/>
    <w:rsid w:val="00827829"/>
    <w:rsid w:val="008305D0"/>
    <w:rsid w:val="008332BB"/>
    <w:rsid w:val="00834E46"/>
    <w:rsid w:val="00841253"/>
    <w:rsid w:val="00841D5D"/>
    <w:rsid w:val="00841F87"/>
    <w:rsid w:val="008443A7"/>
    <w:rsid w:val="00844666"/>
    <w:rsid w:val="00851291"/>
    <w:rsid w:val="0085742D"/>
    <w:rsid w:val="00862E6D"/>
    <w:rsid w:val="00864071"/>
    <w:rsid w:val="00864D69"/>
    <w:rsid w:val="008701DA"/>
    <w:rsid w:val="00871191"/>
    <w:rsid w:val="0087297C"/>
    <w:rsid w:val="00872B55"/>
    <w:rsid w:val="0088515A"/>
    <w:rsid w:val="00886FFB"/>
    <w:rsid w:val="00890A24"/>
    <w:rsid w:val="00897FC4"/>
    <w:rsid w:val="008A10D4"/>
    <w:rsid w:val="008A1784"/>
    <w:rsid w:val="008A50B9"/>
    <w:rsid w:val="008A5C31"/>
    <w:rsid w:val="008A7D00"/>
    <w:rsid w:val="008B148F"/>
    <w:rsid w:val="008B45BC"/>
    <w:rsid w:val="008C2DC4"/>
    <w:rsid w:val="008C3E9F"/>
    <w:rsid w:val="008C5C5E"/>
    <w:rsid w:val="008D1941"/>
    <w:rsid w:val="008D1A17"/>
    <w:rsid w:val="008D299E"/>
    <w:rsid w:val="008D5E23"/>
    <w:rsid w:val="008D7089"/>
    <w:rsid w:val="008D74DC"/>
    <w:rsid w:val="008D7747"/>
    <w:rsid w:val="008E4AEA"/>
    <w:rsid w:val="008F11D7"/>
    <w:rsid w:val="008F37F6"/>
    <w:rsid w:val="008F4C34"/>
    <w:rsid w:val="00901614"/>
    <w:rsid w:val="00901F9A"/>
    <w:rsid w:val="00903AFA"/>
    <w:rsid w:val="00913131"/>
    <w:rsid w:val="00915EE2"/>
    <w:rsid w:val="009252DE"/>
    <w:rsid w:val="00931067"/>
    <w:rsid w:val="00932038"/>
    <w:rsid w:val="0093627F"/>
    <w:rsid w:val="00937BD4"/>
    <w:rsid w:val="009423A7"/>
    <w:rsid w:val="009432DF"/>
    <w:rsid w:val="00947871"/>
    <w:rsid w:val="00950416"/>
    <w:rsid w:val="00956C0A"/>
    <w:rsid w:val="00961F1A"/>
    <w:rsid w:val="00962B00"/>
    <w:rsid w:val="0096674A"/>
    <w:rsid w:val="0096696E"/>
    <w:rsid w:val="00970EC6"/>
    <w:rsid w:val="00972645"/>
    <w:rsid w:val="0097307C"/>
    <w:rsid w:val="009778B3"/>
    <w:rsid w:val="00981DC9"/>
    <w:rsid w:val="00984664"/>
    <w:rsid w:val="00986836"/>
    <w:rsid w:val="009875C0"/>
    <w:rsid w:val="009906A8"/>
    <w:rsid w:val="009922A1"/>
    <w:rsid w:val="009A424B"/>
    <w:rsid w:val="009A6FE4"/>
    <w:rsid w:val="009B14FB"/>
    <w:rsid w:val="009B2307"/>
    <w:rsid w:val="009B5FFE"/>
    <w:rsid w:val="009C0AE7"/>
    <w:rsid w:val="009C0B9D"/>
    <w:rsid w:val="009C37FA"/>
    <w:rsid w:val="009D0AD8"/>
    <w:rsid w:val="009E17F5"/>
    <w:rsid w:val="009E79DD"/>
    <w:rsid w:val="009F214A"/>
    <w:rsid w:val="009F3093"/>
    <w:rsid w:val="009F5678"/>
    <w:rsid w:val="009F5C67"/>
    <w:rsid w:val="00A071F7"/>
    <w:rsid w:val="00A32921"/>
    <w:rsid w:val="00A4252C"/>
    <w:rsid w:val="00A47AB5"/>
    <w:rsid w:val="00A525B3"/>
    <w:rsid w:val="00A554C0"/>
    <w:rsid w:val="00A7120D"/>
    <w:rsid w:val="00A86F2E"/>
    <w:rsid w:val="00A91B7A"/>
    <w:rsid w:val="00AA2937"/>
    <w:rsid w:val="00AA407D"/>
    <w:rsid w:val="00AA70B7"/>
    <w:rsid w:val="00AA7AFB"/>
    <w:rsid w:val="00AB5363"/>
    <w:rsid w:val="00AC15F8"/>
    <w:rsid w:val="00AC25CD"/>
    <w:rsid w:val="00AD216C"/>
    <w:rsid w:val="00AE0222"/>
    <w:rsid w:val="00AE631C"/>
    <w:rsid w:val="00AE66A3"/>
    <w:rsid w:val="00AF412A"/>
    <w:rsid w:val="00B02A1D"/>
    <w:rsid w:val="00B04C01"/>
    <w:rsid w:val="00B07890"/>
    <w:rsid w:val="00B07898"/>
    <w:rsid w:val="00B07C9B"/>
    <w:rsid w:val="00B10121"/>
    <w:rsid w:val="00B158FB"/>
    <w:rsid w:val="00B165AB"/>
    <w:rsid w:val="00B2504C"/>
    <w:rsid w:val="00B26763"/>
    <w:rsid w:val="00B316A4"/>
    <w:rsid w:val="00B32E5A"/>
    <w:rsid w:val="00B345EC"/>
    <w:rsid w:val="00B348E3"/>
    <w:rsid w:val="00B40B34"/>
    <w:rsid w:val="00B44988"/>
    <w:rsid w:val="00B46073"/>
    <w:rsid w:val="00B5466B"/>
    <w:rsid w:val="00B66CFB"/>
    <w:rsid w:val="00B67137"/>
    <w:rsid w:val="00B67866"/>
    <w:rsid w:val="00B7544D"/>
    <w:rsid w:val="00B8353D"/>
    <w:rsid w:val="00B8728C"/>
    <w:rsid w:val="00B87D67"/>
    <w:rsid w:val="00B912AC"/>
    <w:rsid w:val="00B93710"/>
    <w:rsid w:val="00BA0EFA"/>
    <w:rsid w:val="00BA1792"/>
    <w:rsid w:val="00BA5170"/>
    <w:rsid w:val="00BB6982"/>
    <w:rsid w:val="00BC1E52"/>
    <w:rsid w:val="00BC3BAD"/>
    <w:rsid w:val="00BC3EDF"/>
    <w:rsid w:val="00BC5692"/>
    <w:rsid w:val="00BD35A1"/>
    <w:rsid w:val="00BD6EE4"/>
    <w:rsid w:val="00BE00AA"/>
    <w:rsid w:val="00BE659E"/>
    <w:rsid w:val="00BF0664"/>
    <w:rsid w:val="00BF698A"/>
    <w:rsid w:val="00C01385"/>
    <w:rsid w:val="00C02D4A"/>
    <w:rsid w:val="00C1015F"/>
    <w:rsid w:val="00C13BDF"/>
    <w:rsid w:val="00C20992"/>
    <w:rsid w:val="00C21D10"/>
    <w:rsid w:val="00C2362B"/>
    <w:rsid w:val="00C325AF"/>
    <w:rsid w:val="00C35BE1"/>
    <w:rsid w:val="00C3714A"/>
    <w:rsid w:val="00C4728D"/>
    <w:rsid w:val="00C523D2"/>
    <w:rsid w:val="00C53FCB"/>
    <w:rsid w:val="00C60F4E"/>
    <w:rsid w:val="00C62A2D"/>
    <w:rsid w:val="00C64097"/>
    <w:rsid w:val="00C64234"/>
    <w:rsid w:val="00C71546"/>
    <w:rsid w:val="00C73E33"/>
    <w:rsid w:val="00C77B5F"/>
    <w:rsid w:val="00C843A8"/>
    <w:rsid w:val="00C84BF8"/>
    <w:rsid w:val="00C87E47"/>
    <w:rsid w:val="00CA2E19"/>
    <w:rsid w:val="00CA3D4E"/>
    <w:rsid w:val="00CA46B0"/>
    <w:rsid w:val="00CB5FB1"/>
    <w:rsid w:val="00CB6500"/>
    <w:rsid w:val="00CB659C"/>
    <w:rsid w:val="00CB6867"/>
    <w:rsid w:val="00CB7413"/>
    <w:rsid w:val="00CC0E2D"/>
    <w:rsid w:val="00CC4301"/>
    <w:rsid w:val="00CD0B44"/>
    <w:rsid w:val="00CD3C0A"/>
    <w:rsid w:val="00CD567F"/>
    <w:rsid w:val="00CE05F0"/>
    <w:rsid w:val="00CF5E3A"/>
    <w:rsid w:val="00D02412"/>
    <w:rsid w:val="00D03AD8"/>
    <w:rsid w:val="00D0408C"/>
    <w:rsid w:val="00D103B4"/>
    <w:rsid w:val="00D1089B"/>
    <w:rsid w:val="00D12195"/>
    <w:rsid w:val="00D16B77"/>
    <w:rsid w:val="00D16DAF"/>
    <w:rsid w:val="00D20302"/>
    <w:rsid w:val="00D21835"/>
    <w:rsid w:val="00D228F2"/>
    <w:rsid w:val="00D333F8"/>
    <w:rsid w:val="00D35B6D"/>
    <w:rsid w:val="00D408BC"/>
    <w:rsid w:val="00D40DF0"/>
    <w:rsid w:val="00D45FB9"/>
    <w:rsid w:val="00D47761"/>
    <w:rsid w:val="00D56C69"/>
    <w:rsid w:val="00D607C4"/>
    <w:rsid w:val="00D60BFE"/>
    <w:rsid w:val="00D61331"/>
    <w:rsid w:val="00D6153F"/>
    <w:rsid w:val="00D62E6D"/>
    <w:rsid w:val="00D65F7F"/>
    <w:rsid w:val="00D723CB"/>
    <w:rsid w:val="00D729BC"/>
    <w:rsid w:val="00D80953"/>
    <w:rsid w:val="00D85175"/>
    <w:rsid w:val="00D952F9"/>
    <w:rsid w:val="00DA1E5F"/>
    <w:rsid w:val="00DA3B3C"/>
    <w:rsid w:val="00DB1692"/>
    <w:rsid w:val="00DB195C"/>
    <w:rsid w:val="00DB5AA0"/>
    <w:rsid w:val="00DB7501"/>
    <w:rsid w:val="00DC0476"/>
    <w:rsid w:val="00DC30A5"/>
    <w:rsid w:val="00DC7A45"/>
    <w:rsid w:val="00DD1521"/>
    <w:rsid w:val="00DE2B17"/>
    <w:rsid w:val="00DE66CF"/>
    <w:rsid w:val="00DE69E8"/>
    <w:rsid w:val="00DF0152"/>
    <w:rsid w:val="00DF3DD0"/>
    <w:rsid w:val="00DF426A"/>
    <w:rsid w:val="00DF4F28"/>
    <w:rsid w:val="00DF58C7"/>
    <w:rsid w:val="00E01A77"/>
    <w:rsid w:val="00E02715"/>
    <w:rsid w:val="00E027CD"/>
    <w:rsid w:val="00E108BB"/>
    <w:rsid w:val="00E13DE6"/>
    <w:rsid w:val="00E17C6C"/>
    <w:rsid w:val="00E30D20"/>
    <w:rsid w:val="00E359E7"/>
    <w:rsid w:val="00E37F8F"/>
    <w:rsid w:val="00E44D6C"/>
    <w:rsid w:val="00E45BA7"/>
    <w:rsid w:val="00E540E1"/>
    <w:rsid w:val="00E60FF2"/>
    <w:rsid w:val="00E67FFC"/>
    <w:rsid w:val="00E74693"/>
    <w:rsid w:val="00E83ACA"/>
    <w:rsid w:val="00E84781"/>
    <w:rsid w:val="00E91ED7"/>
    <w:rsid w:val="00E94638"/>
    <w:rsid w:val="00E95ED7"/>
    <w:rsid w:val="00E96DF3"/>
    <w:rsid w:val="00EA505D"/>
    <w:rsid w:val="00EA6ED3"/>
    <w:rsid w:val="00EB497E"/>
    <w:rsid w:val="00EC283A"/>
    <w:rsid w:val="00ED3310"/>
    <w:rsid w:val="00ED57F7"/>
    <w:rsid w:val="00ED7719"/>
    <w:rsid w:val="00EE29BD"/>
    <w:rsid w:val="00EE4219"/>
    <w:rsid w:val="00EE52A7"/>
    <w:rsid w:val="00EF2DC6"/>
    <w:rsid w:val="00F00A21"/>
    <w:rsid w:val="00F0163B"/>
    <w:rsid w:val="00F1140B"/>
    <w:rsid w:val="00F2087D"/>
    <w:rsid w:val="00F21D51"/>
    <w:rsid w:val="00F3545A"/>
    <w:rsid w:val="00F35624"/>
    <w:rsid w:val="00F41EC2"/>
    <w:rsid w:val="00F45D2D"/>
    <w:rsid w:val="00F4732A"/>
    <w:rsid w:val="00F543D9"/>
    <w:rsid w:val="00F5545C"/>
    <w:rsid w:val="00F564AD"/>
    <w:rsid w:val="00F6123C"/>
    <w:rsid w:val="00F61A7F"/>
    <w:rsid w:val="00F61C3A"/>
    <w:rsid w:val="00F65A06"/>
    <w:rsid w:val="00F71B30"/>
    <w:rsid w:val="00F75B06"/>
    <w:rsid w:val="00F75FEB"/>
    <w:rsid w:val="00F77AB3"/>
    <w:rsid w:val="00F77C03"/>
    <w:rsid w:val="00F808E6"/>
    <w:rsid w:val="00F812CB"/>
    <w:rsid w:val="00F867E0"/>
    <w:rsid w:val="00F94007"/>
    <w:rsid w:val="00F94F6D"/>
    <w:rsid w:val="00FA1E10"/>
    <w:rsid w:val="00FA7AB4"/>
    <w:rsid w:val="00FB1636"/>
    <w:rsid w:val="00FB1EB9"/>
    <w:rsid w:val="00FB4AC8"/>
    <w:rsid w:val="00FB628F"/>
    <w:rsid w:val="00FB72EC"/>
    <w:rsid w:val="00FD6056"/>
    <w:rsid w:val="00FD740A"/>
    <w:rsid w:val="00FE708D"/>
    <w:rsid w:val="00FF0819"/>
    <w:rsid w:val="00FF7BE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926D86"/>
  <w15:docId w15:val="{788430B7-5787-4E54-9F2D-6B30393C4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ListParagraph">
    <w:name w:val="List Paragraph"/>
    <w:basedOn w:val="Normal"/>
    <w:uiPriority w:val="34"/>
    <w:qFormat/>
    <w:rsid w:val="00BE00AA"/>
    <w:pPr>
      <w:ind w:left="720"/>
      <w:contextualSpacing/>
    </w:pPr>
  </w:style>
  <w:style w:type="character" w:styleId="Hyperlink">
    <w:name w:val="Hyperlink"/>
    <w:basedOn w:val="DefaultParagraphFont"/>
    <w:uiPriority w:val="99"/>
    <w:unhideWhenUsed/>
    <w:rsid w:val="00170479"/>
    <w:rPr>
      <w:color w:val="0000FF" w:themeColor="hyperlink"/>
      <w:u w:val="single"/>
    </w:rPr>
  </w:style>
  <w:style w:type="character" w:styleId="UnresolvedMention">
    <w:name w:val="Unresolved Mention"/>
    <w:basedOn w:val="DefaultParagraphFont"/>
    <w:uiPriority w:val="99"/>
    <w:semiHidden/>
    <w:unhideWhenUsed/>
    <w:rsid w:val="00170479"/>
    <w:rPr>
      <w:color w:val="605E5C"/>
      <w:shd w:val="clear" w:color="auto" w:fill="E1DFDD"/>
    </w:rPr>
  </w:style>
  <w:style w:type="table" w:styleId="TableGrid">
    <w:name w:val="Table Grid"/>
    <w:basedOn w:val="TableNormal"/>
    <w:uiPriority w:val="39"/>
    <w:rsid w:val="005C3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D0B9A"/>
    <w:rPr>
      <w:b/>
      <w:bCs/>
    </w:rPr>
  </w:style>
  <w:style w:type="character" w:styleId="Emphasis">
    <w:name w:val="Emphasis"/>
    <w:basedOn w:val="DefaultParagraphFont"/>
    <w:uiPriority w:val="20"/>
    <w:qFormat/>
    <w:rsid w:val="002D0B9A"/>
    <w:rPr>
      <w:i/>
      <w:iCs/>
    </w:rPr>
  </w:style>
  <w:style w:type="paragraph" w:styleId="NormalWeb">
    <w:name w:val="Normal (Web)"/>
    <w:basedOn w:val="Normal"/>
    <w:uiPriority w:val="99"/>
    <w:semiHidden/>
    <w:unhideWhenUsed/>
    <w:rsid w:val="00FD740A"/>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CommentReference">
    <w:name w:val="annotation reference"/>
    <w:basedOn w:val="DefaultParagraphFont"/>
    <w:uiPriority w:val="99"/>
    <w:semiHidden/>
    <w:unhideWhenUsed/>
    <w:rsid w:val="00695AA0"/>
    <w:rPr>
      <w:sz w:val="16"/>
      <w:szCs w:val="16"/>
    </w:rPr>
  </w:style>
  <w:style w:type="paragraph" w:styleId="CommentText">
    <w:name w:val="annotation text"/>
    <w:basedOn w:val="Normal"/>
    <w:link w:val="CommentTextChar"/>
    <w:uiPriority w:val="99"/>
    <w:unhideWhenUsed/>
    <w:rsid w:val="00695AA0"/>
    <w:pPr>
      <w:spacing w:line="240" w:lineRule="auto"/>
    </w:pPr>
    <w:rPr>
      <w:sz w:val="20"/>
      <w:szCs w:val="20"/>
    </w:rPr>
  </w:style>
  <w:style w:type="character" w:customStyle="1" w:styleId="CommentTextChar">
    <w:name w:val="Comment Text Char"/>
    <w:basedOn w:val="DefaultParagraphFont"/>
    <w:link w:val="CommentText"/>
    <w:uiPriority w:val="99"/>
    <w:rsid w:val="00695AA0"/>
    <w:rPr>
      <w:sz w:val="20"/>
      <w:szCs w:val="20"/>
    </w:rPr>
  </w:style>
  <w:style w:type="paragraph" w:styleId="CommentSubject">
    <w:name w:val="annotation subject"/>
    <w:basedOn w:val="CommentText"/>
    <w:next w:val="CommentText"/>
    <w:link w:val="CommentSubjectChar"/>
    <w:uiPriority w:val="99"/>
    <w:semiHidden/>
    <w:unhideWhenUsed/>
    <w:rsid w:val="00695AA0"/>
    <w:rPr>
      <w:b/>
      <w:bCs/>
    </w:rPr>
  </w:style>
  <w:style w:type="character" w:customStyle="1" w:styleId="CommentSubjectChar">
    <w:name w:val="Comment Subject Char"/>
    <w:basedOn w:val="CommentTextChar"/>
    <w:link w:val="CommentSubject"/>
    <w:uiPriority w:val="99"/>
    <w:semiHidden/>
    <w:rsid w:val="00695AA0"/>
    <w:rPr>
      <w:b/>
      <w:bCs/>
      <w:sz w:val="20"/>
      <w:szCs w:val="20"/>
    </w:rPr>
  </w:style>
  <w:style w:type="paragraph" w:styleId="Revision">
    <w:name w:val="Revision"/>
    <w:hidden/>
    <w:uiPriority w:val="99"/>
    <w:semiHidden/>
    <w:rsid w:val="00695AA0"/>
    <w:pPr>
      <w:spacing w:after="0" w:line="240" w:lineRule="auto"/>
    </w:pPr>
  </w:style>
  <w:style w:type="paragraph" w:customStyle="1" w:styleId="StarCVNormal">
    <w:name w:val="Star CV Normal"/>
    <w:rsid w:val="001B5D66"/>
    <w:pPr>
      <w:keepLines/>
      <w:spacing w:after="0" w:line="240" w:lineRule="auto"/>
    </w:pPr>
    <w:rPr>
      <w:rFonts w:ascii="Times New Roman" w:eastAsia="Times New Roman" w:hAnsi="Times New Roman" w:cs="Times New Roman"/>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0295">
      <w:bodyDiv w:val="1"/>
      <w:marLeft w:val="0"/>
      <w:marRight w:val="0"/>
      <w:marTop w:val="0"/>
      <w:marBottom w:val="0"/>
      <w:divBdr>
        <w:top w:val="none" w:sz="0" w:space="0" w:color="auto"/>
        <w:left w:val="none" w:sz="0" w:space="0" w:color="auto"/>
        <w:bottom w:val="none" w:sz="0" w:space="0" w:color="auto"/>
        <w:right w:val="none" w:sz="0" w:space="0" w:color="auto"/>
      </w:divBdr>
    </w:div>
    <w:div w:id="41565442">
      <w:bodyDiv w:val="1"/>
      <w:marLeft w:val="0"/>
      <w:marRight w:val="0"/>
      <w:marTop w:val="0"/>
      <w:marBottom w:val="0"/>
      <w:divBdr>
        <w:top w:val="none" w:sz="0" w:space="0" w:color="auto"/>
        <w:left w:val="none" w:sz="0" w:space="0" w:color="auto"/>
        <w:bottom w:val="none" w:sz="0" w:space="0" w:color="auto"/>
        <w:right w:val="none" w:sz="0" w:space="0" w:color="auto"/>
      </w:divBdr>
      <w:divsChild>
        <w:div w:id="1190796894">
          <w:marLeft w:val="0"/>
          <w:marRight w:val="0"/>
          <w:marTop w:val="0"/>
          <w:marBottom w:val="0"/>
          <w:divBdr>
            <w:top w:val="none" w:sz="0" w:space="0" w:color="auto"/>
            <w:left w:val="none" w:sz="0" w:space="0" w:color="auto"/>
            <w:bottom w:val="none" w:sz="0" w:space="0" w:color="auto"/>
            <w:right w:val="none" w:sz="0" w:space="0" w:color="auto"/>
          </w:divBdr>
        </w:div>
      </w:divsChild>
    </w:div>
    <w:div w:id="42557850">
      <w:bodyDiv w:val="1"/>
      <w:marLeft w:val="0"/>
      <w:marRight w:val="0"/>
      <w:marTop w:val="0"/>
      <w:marBottom w:val="0"/>
      <w:divBdr>
        <w:top w:val="none" w:sz="0" w:space="0" w:color="auto"/>
        <w:left w:val="none" w:sz="0" w:space="0" w:color="auto"/>
        <w:bottom w:val="none" w:sz="0" w:space="0" w:color="auto"/>
        <w:right w:val="none" w:sz="0" w:space="0" w:color="auto"/>
      </w:divBdr>
    </w:div>
    <w:div w:id="119616051">
      <w:bodyDiv w:val="1"/>
      <w:marLeft w:val="0"/>
      <w:marRight w:val="0"/>
      <w:marTop w:val="0"/>
      <w:marBottom w:val="0"/>
      <w:divBdr>
        <w:top w:val="none" w:sz="0" w:space="0" w:color="auto"/>
        <w:left w:val="none" w:sz="0" w:space="0" w:color="auto"/>
        <w:bottom w:val="none" w:sz="0" w:space="0" w:color="auto"/>
        <w:right w:val="none" w:sz="0" w:space="0" w:color="auto"/>
      </w:divBdr>
    </w:div>
    <w:div w:id="340082821">
      <w:bodyDiv w:val="1"/>
      <w:marLeft w:val="0"/>
      <w:marRight w:val="0"/>
      <w:marTop w:val="0"/>
      <w:marBottom w:val="0"/>
      <w:divBdr>
        <w:top w:val="none" w:sz="0" w:space="0" w:color="auto"/>
        <w:left w:val="none" w:sz="0" w:space="0" w:color="auto"/>
        <w:bottom w:val="none" w:sz="0" w:space="0" w:color="auto"/>
        <w:right w:val="none" w:sz="0" w:space="0" w:color="auto"/>
      </w:divBdr>
    </w:div>
    <w:div w:id="350451719">
      <w:bodyDiv w:val="1"/>
      <w:marLeft w:val="0"/>
      <w:marRight w:val="0"/>
      <w:marTop w:val="0"/>
      <w:marBottom w:val="0"/>
      <w:divBdr>
        <w:top w:val="none" w:sz="0" w:space="0" w:color="auto"/>
        <w:left w:val="none" w:sz="0" w:space="0" w:color="auto"/>
        <w:bottom w:val="none" w:sz="0" w:space="0" w:color="auto"/>
        <w:right w:val="none" w:sz="0" w:space="0" w:color="auto"/>
      </w:divBdr>
    </w:div>
    <w:div w:id="369690488">
      <w:bodyDiv w:val="1"/>
      <w:marLeft w:val="0"/>
      <w:marRight w:val="0"/>
      <w:marTop w:val="0"/>
      <w:marBottom w:val="0"/>
      <w:divBdr>
        <w:top w:val="none" w:sz="0" w:space="0" w:color="auto"/>
        <w:left w:val="none" w:sz="0" w:space="0" w:color="auto"/>
        <w:bottom w:val="none" w:sz="0" w:space="0" w:color="auto"/>
        <w:right w:val="none" w:sz="0" w:space="0" w:color="auto"/>
      </w:divBdr>
    </w:div>
    <w:div w:id="444235697">
      <w:bodyDiv w:val="1"/>
      <w:marLeft w:val="0"/>
      <w:marRight w:val="0"/>
      <w:marTop w:val="0"/>
      <w:marBottom w:val="0"/>
      <w:divBdr>
        <w:top w:val="none" w:sz="0" w:space="0" w:color="auto"/>
        <w:left w:val="none" w:sz="0" w:space="0" w:color="auto"/>
        <w:bottom w:val="none" w:sz="0" w:space="0" w:color="auto"/>
        <w:right w:val="none" w:sz="0" w:space="0" w:color="auto"/>
      </w:divBdr>
    </w:div>
    <w:div w:id="448937280">
      <w:bodyDiv w:val="1"/>
      <w:marLeft w:val="0"/>
      <w:marRight w:val="0"/>
      <w:marTop w:val="0"/>
      <w:marBottom w:val="0"/>
      <w:divBdr>
        <w:top w:val="none" w:sz="0" w:space="0" w:color="auto"/>
        <w:left w:val="none" w:sz="0" w:space="0" w:color="auto"/>
        <w:bottom w:val="none" w:sz="0" w:space="0" w:color="auto"/>
        <w:right w:val="none" w:sz="0" w:space="0" w:color="auto"/>
      </w:divBdr>
    </w:div>
    <w:div w:id="512375331">
      <w:bodyDiv w:val="1"/>
      <w:marLeft w:val="0"/>
      <w:marRight w:val="0"/>
      <w:marTop w:val="0"/>
      <w:marBottom w:val="0"/>
      <w:divBdr>
        <w:top w:val="none" w:sz="0" w:space="0" w:color="auto"/>
        <w:left w:val="none" w:sz="0" w:space="0" w:color="auto"/>
        <w:bottom w:val="none" w:sz="0" w:space="0" w:color="auto"/>
        <w:right w:val="none" w:sz="0" w:space="0" w:color="auto"/>
      </w:divBdr>
    </w:div>
    <w:div w:id="605160164">
      <w:bodyDiv w:val="1"/>
      <w:marLeft w:val="0"/>
      <w:marRight w:val="0"/>
      <w:marTop w:val="0"/>
      <w:marBottom w:val="0"/>
      <w:divBdr>
        <w:top w:val="none" w:sz="0" w:space="0" w:color="auto"/>
        <w:left w:val="none" w:sz="0" w:space="0" w:color="auto"/>
        <w:bottom w:val="none" w:sz="0" w:space="0" w:color="auto"/>
        <w:right w:val="none" w:sz="0" w:space="0" w:color="auto"/>
      </w:divBdr>
    </w:div>
    <w:div w:id="608661166">
      <w:bodyDiv w:val="1"/>
      <w:marLeft w:val="0"/>
      <w:marRight w:val="0"/>
      <w:marTop w:val="0"/>
      <w:marBottom w:val="0"/>
      <w:divBdr>
        <w:top w:val="none" w:sz="0" w:space="0" w:color="auto"/>
        <w:left w:val="none" w:sz="0" w:space="0" w:color="auto"/>
        <w:bottom w:val="none" w:sz="0" w:space="0" w:color="auto"/>
        <w:right w:val="none" w:sz="0" w:space="0" w:color="auto"/>
      </w:divBdr>
    </w:div>
    <w:div w:id="621421423">
      <w:bodyDiv w:val="1"/>
      <w:marLeft w:val="0"/>
      <w:marRight w:val="0"/>
      <w:marTop w:val="0"/>
      <w:marBottom w:val="0"/>
      <w:divBdr>
        <w:top w:val="none" w:sz="0" w:space="0" w:color="auto"/>
        <w:left w:val="none" w:sz="0" w:space="0" w:color="auto"/>
        <w:bottom w:val="none" w:sz="0" w:space="0" w:color="auto"/>
        <w:right w:val="none" w:sz="0" w:space="0" w:color="auto"/>
      </w:divBdr>
    </w:div>
    <w:div w:id="664743634">
      <w:bodyDiv w:val="1"/>
      <w:marLeft w:val="0"/>
      <w:marRight w:val="0"/>
      <w:marTop w:val="0"/>
      <w:marBottom w:val="0"/>
      <w:divBdr>
        <w:top w:val="none" w:sz="0" w:space="0" w:color="auto"/>
        <w:left w:val="none" w:sz="0" w:space="0" w:color="auto"/>
        <w:bottom w:val="none" w:sz="0" w:space="0" w:color="auto"/>
        <w:right w:val="none" w:sz="0" w:space="0" w:color="auto"/>
      </w:divBdr>
    </w:div>
    <w:div w:id="669719416">
      <w:bodyDiv w:val="1"/>
      <w:marLeft w:val="0"/>
      <w:marRight w:val="0"/>
      <w:marTop w:val="0"/>
      <w:marBottom w:val="0"/>
      <w:divBdr>
        <w:top w:val="none" w:sz="0" w:space="0" w:color="auto"/>
        <w:left w:val="none" w:sz="0" w:space="0" w:color="auto"/>
        <w:bottom w:val="none" w:sz="0" w:space="0" w:color="auto"/>
        <w:right w:val="none" w:sz="0" w:space="0" w:color="auto"/>
      </w:divBdr>
    </w:div>
    <w:div w:id="693775197">
      <w:bodyDiv w:val="1"/>
      <w:marLeft w:val="0"/>
      <w:marRight w:val="0"/>
      <w:marTop w:val="0"/>
      <w:marBottom w:val="0"/>
      <w:divBdr>
        <w:top w:val="none" w:sz="0" w:space="0" w:color="auto"/>
        <w:left w:val="none" w:sz="0" w:space="0" w:color="auto"/>
        <w:bottom w:val="none" w:sz="0" w:space="0" w:color="auto"/>
        <w:right w:val="none" w:sz="0" w:space="0" w:color="auto"/>
      </w:divBdr>
    </w:div>
    <w:div w:id="709107632">
      <w:bodyDiv w:val="1"/>
      <w:marLeft w:val="0"/>
      <w:marRight w:val="0"/>
      <w:marTop w:val="0"/>
      <w:marBottom w:val="0"/>
      <w:divBdr>
        <w:top w:val="none" w:sz="0" w:space="0" w:color="auto"/>
        <w:left w:val="none" w:sz="0" w:space="0" w:color="auto"/>
        <w:bottom w:val="none" w:sz="0" w:space="0" w:color="auto"/>
        <w:right w:val="none" w:sz="0" w:space="0" w:color="auto"/>
      </w:divBdr>
      <w:divsChild>
        <w:div w:id="1785227282">
          <w:marLeft w:val="0"/>
          <w:marRight w:val="0"/>
          <w:marTop w:val="0"/>
          <w:marBottom w:val="0"/>
          <w:divBdr>
            <w:top w:val="none" w:sz="0" w:space="0" w:color="auto"/>
            <w:left w:val="none" w:sz="0" w:space="0" w:color="auto"/>
            <w:bottom w:val="none" w:sz="0" w:space="0" w:color="auto"/>
            <w:right w:val="none" w:sz="0" w:space="0" w:color="auto"/>
          </w:divBdr>
        </w:div>
      </w:divsChild>
    </w:div>
    <w:div w:id="757678118">
      <w:bodyDiv w:val="1"/>
      <w:marLeft w:val="0"/>
      <w:marRight w:val="0"/>
      <w:marTop w:val="0"/>
      <w:marBottom w:val="0"/>
      <w:divBdr>
        <w:top w:val="none" w:sz="0" w:space="0" w:color="auto"/>
        <w:left w:val="none" w:sz="0" w:space="0" w:color="auto"/>
        <w:bottom w:val="none" w:sz="0" w:space="0" w:color="auto"/>
        <w:right w:val="none" w:sz="0" w:space="0" w:color="auto"/>
      </w:divBdr>
    </w:div>
    <w:div w:id="781069802">
      <w:bodyDiv w:val="1"/>
      <w:marLeft w:val="0"/>
      <w:marRight w:val="0"/>
      <w:marTop w:val="0"/>
      <w:marBottom w:val="0"/>
      <w:divBdr>
        <w:top w:val="none" w:sz="0" w:space="0" w:color="auto"/>
        <w:left w:val="none" w:sz="0" w:space="0" w:color="auto"/>
        <w:bottom w:val="none" w:sz="0" w:space="0" w:color="auto"/>
        <w:right w:val="none" w:sz="0" w:space="0" w:color="auto"/>
      </w:divBdr>
    </w:div>
    <w:div w:id="793527787">
      <w:bodyDiv w:val="1"/>
      <w:marLeft w:val="0"/>
      <w:marRight w:val="0"/>
      <w:marTop w:val="0"/>
      <w:marBottom w:val="0"/>
      <w:divBdr>
        <w:top w:val="none" w:sz="0" w:space="0" w:color="auto"/>
        <w:left w:val="none" w:sz="0" w:space="0" w:color="auto"/>
        <w:bottom w:val="none" w:sz="0" w:space="0" w:color="auto"/>
        <w:right w:val="none" w:sz="0" w:space="0" w:color="auto"/>
      </w:divBdr>
    </w:div>
    <w:div w:id="829636463">
      <w:bodyDiv w:val="1"/>
      <w:marLeft w:val="0"/>
      <w:marRight w:val="0"/>
      <w:marTop w:val="0"/>
      <w:marBottom w:val="0"/>
      <w:divBdr>
        <w:top w:val="none" w:sz="0" w:space="0" w:color="auto"/>
        <w:left w:val="none" w:sz="0" w:space="0" w:color="auto"/>
        <w:bottom w:val="none" w:sz="0" w:space="0" w:color="auto"/>
        <w:right w:val="none" w:sz="0" w:space="0" w:color="auto"/>
      </w:divBdr>
      <w:divsChild>
        <w:div w:id="1258171525">
          <w:marLeft w:val="0"/>
          <w:marRight w:val="0"/>
          <w:marTop w:val="0"/>
          <w:marBottom w:val="0"/>
          <w:divBdr>
            <w:top w:val="none" w:sz="0" w:space="0" w:color="auto"/>
            <w:left w:val="none" w:sz="0" w:space="0" w:color="auto"/>
            <w:bottom w:val="none" w:sz="0" w:space="0" w:color="auto"/>
            <w:right w:val="none" w:sz="0" w:space="0" w:color="auto"/>
          </w:divBdr>
        </w:div>
        <w:div w:id="60714630">
          <w:marLeft w:val="0"/>
          <w:marRight w:val="0"/>
          <w:marTop w:val="0"/>
          <w:marBottom w:val="0"/>
          <w:divBdr>
            <w:top w:val="none" w:sz="0" w:space="0" w:color="auto"/>
            <w:left w:val="none" w:sz="0" w:space="0" w:color="auto"/>
            <w:bottom w:val="none" w:sz="0" w:space="0" w:color="auto"/>
            <w:right w:val="none" w:sz="0" w:space="0" w:color="auto"/>
          </w:divBdr>
        </w:div>
      </w:divsChild>
    </w:div>
    <w:div w:id="837312781">
      <w:bodyDiv w:val="1"/>
      <w:marLeft w:val="0"/>
      <w:marRight w:val="0"/>
      <w:marTop w:val="0"/>
      <w:marBottom w:val="0"/>
      <w:divBdr>
        <w:top w:val="none" w:sz="0" w:space="0" w:color="auto"/>
        <w:left w:val="none" w:sz="0" w:space="0" w:color="auto"/>
        <w:bottom w:val="none" w:sz="0" w:space="0" w:color="auto"/>
        <w:right w:val="none" w:sz="0" w:space="0" w:color="auto"/>
      </w:divBdr>
    </w:div>
    <w:div w:id="937251521">
      <w:bodyDiv w:val="1"/>
      <w:marLeft w:val="0"/>
      <w:marRight w:val="0"/>
      <w:marTop w:val="0"/>
      <w:marBottom w:val="0"/>
      <w:divBdr>
        <w:top w:val="none" w:sz="0" w:space="0" w:color="auto"/>
        <w:left w:val="none" w:sz="0" w:space="0" w:color="auto"/>
        <w:bottom w:val="none" w:sz="0" w:space="0" w:color="auto"/>
        <w:right w:val="none" w:sz="0" w:space="0" w:color="auto"/>
      </w:divBdr>
    </w:div>
    <w:div w:id="989137667">
      <w:bodyDiv w:val="1"/>
      <w:marLeft w:val="0"/>
      <w:marRight w:val="0"/>
      <w:marTop w:val="0"/>
      <w:marBottom w:val="0"/>
      <w:divBdr>
        <w:top w:val="none" w:sz="0" w:space="0" w:color="auto"/>
        <w:left w:val="none" w:sz="0" w:space="0" w:color="auto"/>
        <w:bottom w:val="none" w:sz="0" w:space="0" w:color="auto"/>
        <w:right w:val="none" w:sz="0" w:space="0" w:color="auto"/>
      </w:divBdr>
    </w:div>
    <w:div w:id="992638891">
      <w:bodyDiv w:val="1"/>
      <w:marLeft w:val="0"/>
      <w:marRight w:val="0"/>
      <w:marTop w:val="0"/>
      <w:marBottom w:val="0"/>
      <w:divBdr>
        <w:top w:val="none" w:sz="0" w:space="0" w:color="auto"/>
        <w:left w:val="none" w:sz="0" w:space="0" w:color="auto"/>
        <w:bottom w:val="none" w:sz="0" w:space="0" w:color="auto"/>
        <w:right w:val="none" w:sz="0" w:space="0" w:color="auto"/>
      </w:divBdr>
    </w:div>
    <w:div w:id="1103918746">
      <w:bodyDiv w:val="1"/>
      <w:marLeft w:val="0"/>
      <w:marRight w:val="0"/>
      <w:marTop w:val="0"/>
      <w:marBottom w:val="0"/>
      <w:divBdr>
        <w:top w:val="none" w:sz="0" w:space="0" w:color="auto"/>
        <w:left w:val="none" w:sz="0" w:space="0" w:color="auto"/>
        <w:bottom w:val="none" w:sz="0" w:space="0" w:color="auto"/>
        <w:right w:val="none" w:sz="0" w:space="0" w:color="auto"/>
      </w:divBdr>
    </w:div>
    <w:div w:id="1112017434">
      <w:bodyDiv w:val="1"/>
      <w:marLeft w:val="0"/>
      <w:marRight w:val="0"/>
      <w:marTop w:val="0"/>
      <w:marBottom w:val="0"/>
      <w:divBdr>
        <w:top w:val="none" w:sz="0" w:space="0" w:color="auto"/>
        <w:left w:val="none" w:sz="0" w:space="0" w:color="auto"/>
        <w:bottom w:val="none" w:sz="0" w:space="0" w:color="auto"/>
        <w:right w:val="none" w:sz="0" w:space="0" w:color="auto"/>
      </w:divBdr>
      <w:divsChild>
        <w:div w:id="204803548">
          <w:marLeft w:val="0"/>
          <w:marRight w:val="0"/>
          <w:marTop w:val="0"/>
          <w:marBottom w:val="0"/>
          <w:divBdr>
            <w:top w:val="none" w:sz="0" w:space="0" w:color="auto"/>
            <w:left w:val="none" w:sz="0" w:space="0" w:color="auto"/>
            <w:bottom w:val="none" w:sz="0" w:space="0" w:color="auto"/>
            <w:right w:val="none" w:sz="0" w:space="0" w:color="auto"/>
          </w:divBdr>
        </w:div>
        <w:div w:id="1307317633">
          <w:marLeft w:val="0"/>
          <w:marRight w:val="0"/>
          <w:marTop w:val="0"/>
          <w:marBottom w:val="0"/>
          <w:divBdr>
            <w:top w:val="none" w:sz="0" w:space="0" w:color="auto"/>
            <w:left w:val="none" w:sz="0" w:space="0" w:color="auto"/>
            <w:bottom w:val="none" w:sz="0" w:space="0" w:color="auto"/>
            <w:right w:val="none" w:sz="0" w:space="0" w:color="auto"/>
          </w:divBdr>
        </w:div>
      </w:divsChild>
    </w:div>
    <w:div w:id="1176768278">
      <w:bodyDiv w:val="1"/>
      <w:marLeft w:val="0"/>
      <w:marRight w:val="0"/>
      <w:marTop w:val="0"/>
      <w:marBottom w:val="0"/>
      <w:divBdr>
        <w:top w:val="none" w:sz="0" w:space="0" w:color="auto"/>
        <w:left w:val="none" w:sz="0" w:space="0" w:color="auto"/>
        <w:bottom w:val="none" w:sz="0" w:space="0" w:color="auto"/>
        <w:right w:val="none" w:sz="0" w:space="0" w:color="auto"/>
      </w:divBdr>
    </w:div>
    <w:div w:id="1199246546">
      <w:bodyDiv w:val="1"/>
      <w:marLeft w:val="0"/>
      <w:marRight w:val="0"/>
      <w:marTop w:val="0"/>
      <w:marBottom w:val="0"/>
      <w:divBdr>
        <w:top w:val="none" w:sz="0" w:space="0" w:color="auto"/>
        <w:left w:val="none" w:sz="0" w:space="0" w:color="auto"/>
        <w:bottom w:val="none" w:sz="0" w:space="0" w:color="auto"/>
        <w:right w:val="none" w:sz="0" w:space="0" w:color="auto"/>
      </w:divBdr>
    </w:div>
    <w:div w:id="1262033528">
      <w:bodyDiv w:val="1"/>
      <w:marLeft w:val="0"/>
      <w:marRight w:val="0"/>
      <w:marTop w:val="0"/>
      <w:marBottom w:val="0"/>
      <w:divBdr>
        <w:top w:val="none" w:sz="0" w:space="0" w:color="auto"/>
        <w:left w:val="none" w:sz="0" w:space="0" w:color="auto"/>
        <w:bottom w:val="none" w:sz="0" w:space="0" w:color="auto"/>
        <w:right w:val="none" w:sz="0" w:space="0" w:color="auto"/>
      </w:divBdr>
    </w:div>
    <w:div w:id="1275479186">
      <w:bodyDiv w:val="1"/>
      <w:marLeft w:val="0"/>
      <w:marRight w:val="0"/>
      <w:marTop w:val="0"/>
      <w:marBottom w:val="0"/>
      <w:divBdr>
        <w:top w:val="none" w:sz="0" w:space="0" w:color="auto"/>
        <w:left w:val="none" w:sz="0" w:space="0" w:color="auto"/>
        <w:bottom w:val="none" w:sz="0" w:space="0" w:color="auto"/>
        <w:right w:val="none" w:sz="0" w:space="0" w:color="auto"/>
      </w:divBdr>
    </w:div>
    <w:div w:id="1391147907">
      <w:bodyDiv w:val="1"/>
      <w:marLeft w:val="0"/>
      <w:marRight w:val="0"/>
      <w:marTop w:val="0"/>
      <w:marBottom w:val="0"/>
      <w:divBdr>
        <w:top w:val="none" w:sz="0" w:space="0" w:color="auto"/>
        <w:left w:val="none" w:sz="0" w:space="0" w:color="auto"/>
        <w:bottom w:val="none" w:sz="0" w:space="0" w:color="auto"/>
        <w:right w:val="none" w:sz="0" w:space="0" w:color="auto"/>
      </w:divBdr>
    </w:div>
    <w:div w:id="1393502337">
      <w:bodyDiv w:val="1"/>
      <w:marLeft w:val="0"/>
      <w:marRight w:val="0"/>
      <w:marTop w:val="0"/>
      <w:marBottom w:val="0"/>
      <w:divBdr>
        <w:top w:val="none" w:sz="0" w:space="0" w:color="auto"/>
        <w:left w:val="none" w:sz="0" w:space="0" w:color="auto"/>
        <w:bottom w:val="none" w:sz="0" w:space="0" w:color="auto"/>
        <w:right w:val="none" w:sz="0" w:space="0" w:color="auto"/>
      </w:divBdr>
    </w:div>
    <w:div w:id="1401292890">
      <w:bodyDiv w:val="1"/>
      <w:marLeft w:val="0"/>
      <w:marRight w:val="0"/>
      <w:marTop w:val="0"/>
      <w:marBottom w:val="0"/>
      <w:divBdr>
        <w:top w:val="none" w:sz="0" w:space="0" w:color="auto"/>
        <w:left w:val="none" w:sz="0" w:space="0" w:color="auto"/>
        <w:bottom w:val="none" w:sz="0" w:space="0" w:color="auto"/>
        <w:right w:val="none" w:sz="0" w:space="0" w:color="auto"/>
      </w:divBdr>
    </w:div>
    <w:div w:id="1403941701">
      <w:bodyDiv w:val="1"/>
      <w:marLeft w:val="0"/>
      <w:marRight w:val="0"/>
      <w:marTop w:val="0"/>
      <w:marBottom w:val="0"/>
      <w:divBdr>
        <w:top w:val="none" w:sz="0" w:space="0" w:color="auto"/>
        <w:left w:val="none" w:sz="0" w:space="0" w:color="auto"/>
        <w:bottom w:val="none" w:sz="0" w:space="0" w:color="auto"/>
        <w:right w:val="none" w:sz="0" w:space="0" w:color="auto"/>
      </w:divBdr>
      <w:divsChild>
        <w:div w:id="2126921874">
          <w:marLeft w:val="0"/>
          <w:marRight w:val="0"/>
          <w:marTop w:val="0"/>
          <w:marBottom w:val="0"/>
          <w:divBdr>
            <w:top w:val="none" w:sz="0" w:space="0" w:color="auto"/>
            <w:left w:val="none" w:sz="0" w:space="0" w:color="auto"/>
            <w:bottom w:val="none" w:sz="0" w:space="0" w:color="auto"/>
            <w:right w:val="none" w:sz="0" w:space="0" w:color="auto"/>
          </w:divBdr>
        </w:div>
        <w:div w:id="1026172447">
          <w:marLeft w:val="0"/>
          <w:marRight w:val="0"/>
          <w:marTop w:val="0"/>
          <w:marBottom w:val="0"/>
          <w:divBdr>
            <w:top w:val="none" w:sz="0" w:space="0" w:color="auto"/>
            <w:left w:val="none" w:sz="0" w:space="0" w:color="auto"/>
            <w:bottom w:val="none" w:sz="0" w:space="0" w:color="auto"/>
            <w:right w:val="none" w:sz="0" w:space="0" w:color="auto"/>
          </w:divBdr>
        </w:div>
      </w:divsChild>
    </w:div>
    <w:div w:id="1417364341">
      <w:bodyDiv w:val="1"/>
      <w:marLeft w:val="0"/>
      <w:marRight w:val="0"/>
      <w:marTop w:val="0"/>
      <w:marBottom w:val="0"/>
      <w:divBdr>
        <w:top w:val="none" w:sz="0" w:space="0" w:color="auto"/>
        <w:left w:val="none" w:sz="0" w:space="0" w:color="auto"/>
        <w:bottom w:val="none" w:sz="0" w:space="0" w:color="auto"/>
        <w:right w:val="none" w:sz="0" w:space="0" w:color="auto"/>
      </w:divBdr>
    </w:div>
    <w:div w:id="1438911684">
      <w:bodyDiv w:val="1"/>
      <w:marLeft w:val="0"/>
      <w:marRight w:val="0"/>
      <w:marTop w:val="0"/>
      <w:marBottom w:val="0"/>
      <w:divBdr>
        <w:top w:val="none" w:sz="0" w:space="0" w:color="auto"/>
        <w:left w:val="none" w:sz="0" w:space="0" w:color="auto"/>
        <w:bottom w:val="none" w:sz="0" w:space="0" w:color="auto"/>
        <w:right w:val="none" w:sz="0" w:space="0" w:color="auto"/>
      </w:divBdr>
    </w:div>
    <w:div w:id="1446847105">
      <w:bodyDiv w:val="1"/>
      <w:marLeft w:val="0"/>
      <w:marRight w:val="0"/>
      <w:marTop w:val="0"/>
      <w:marBottom w:val="0"/>
      <w:divBdr>
        <w:top w:val="none" w:sz="0" w:space="0" w:color="auto"/>
        <w:left w:val="none" w:sz="0" w:space="0" w:color="auto"/>
        <w:bottom w:val="none" w:sz="0" w:space="0" w:color="auto"/>
        <w:right w:val="none" w:sz="0" w:space="0" w:color="auto"/>
      </w:divBdr>
    </w:div>
    <w:div w:id="1484270490">
      <w:bodyDiv w:val="1"/>
      <w:marLeft w:val="0"/>
      <w:marRight w:val="0"/>
      <w:marTop w:val="0"/>
      <w:marBottom w:val="0"/>
      <w:divBdr>
        <w:top w:val="none" w:sz="0" w:space="0" w:color="auto"/>
        <w:left w:val="none" w:sz="0" w:space="0" w:color="auto"/>
        <w:bottom w:val="none" w:sz="0" w:space="0" w:color="auto"/>
        <w:right w:val="none" w:sz="0" w:space="0" w:color="auto"/>
      </w:divBdr>
      <w:divsChild>
        <w:div w:id="1329753352">
          <w:marLeft w:val="0"/>
          <w:marRight w:val="0"/>
          <w:marTop w:val="0"/>
          <w:marBottom w:val="0"/>
          <w:divBdr>
            <w:top w:val="none" w:sz="0" w:space="0" w:color="auto"/>
            <w:left w:val="none" w:sz="0" w:space="0" w:color="auto"/>
            <w:bottom w:val="none" w:sz="0" w:space="0" w:color="auto"/>
            <w:right w:val="none" w:sz="0" w:space="0" w:color="auto"/>
          </w:divBdr>
        </w:div>
        <w:div w:id="1911960518">
          <w:marLeft w:val="0"/>
          <w:marRight w:val="0"/>
          <w:marTop w:val="0"/>
          <w:marBottom w:val="0"/>
          <w:divBdr>
            <w:top w:val="none" w:sz="0" w:space="0" w:color="auto"/>
            <w:left w:val="none" w:sz="0" w:space="0" w:color="auto"/>
            <w:bottom w:val="none" w:sz="0" w:space="0" w:color="auto"/>
            <w:right w:val="none" w:sz="0" w:space="0" w:color="auto"/>
          </w:divBdr>
        </w:div>
      </w:divsChild>
    </w:div>
    <w:div w:id="1494448242">
      <w:bodyDiv w:val="1"/>
      <w:marLeft w:val="0"/>
      <w:marRight w:val="0"/>
      <w:marTop w:val="0"/>
      <w:marBottom w:val="0"/>
      <w:divBdr>
        <w:top w:val="none" w:sz="0" w:space="0" w:color="auto"/>
        <w:left w:val="none" w:sz="0" w:space="0" w:color="auto"/>
        <w:bottom w:val="none" w:sz="0" w:space="0" w:color="auto"/>
        <w:right w:val="none" w:sz="0" w:space="0" w:color="auto"/>
      </w:divBdr>
    </w:div>
    <w:div w:id="1633440496">
      <w:bodyDiv w:val="1"/>
      <w:marLeft w:val="0"/>
      <w:marRight w:val="0"/>
      <w:marTop w:val="0"/>
      <w:marBottom w:val="0"/>
      <w:divBdr>
        <w:top w:val="none" w:sz="0" w:space="0" w:color="auto"/>
        <w:left w:val="none" w:sz="0" w:space="0" w:color="auto"/>
        <w:bottom w:val="none" w:sz="0" w:space="0" w:color="auto"/>
        <w:right w:val="none" w:sz="0" w:space="0" w:color="auto"/>
      </w:divBdr>
    </w:div>
    <w:div w:id="1658027502">
      <w:bodyDiv w:val="1"/>
      <w:marLeft w:val="0"/>
      <w:marRight w:val="0"/>
      <w:marTop w:val="0"/>
      <w:marBottom w:val="0"/>
      <w:divBdr>
        <w:top w:val="none" w:sz="0" w:space="0" w:color="auto"/>
        <w:left w:val="none" w:sz="0" w:space="0" w:color="auto"/>
        <w:bottom w:val="none" w:sz="0" w:space="0" w:color="auto"/>
        <w:right w:val="none" w:sz="0" w:space="0" w:color="auto"/>
      </w:divBdr>
    </w:div>
    <w:div w:id="1661805896">
      <w:bodyDiv w:val="1"/>
      <w:marLeft w:val="0"/>
      <w:marRight w:val="0"/>
      <w:marTop w:val="0"/>
      <w:marBottom w:val="0"/>
      <w:divBdr>
        <w:top w:val="none" w:sz="0" w:space="0" w:color="auto"/>
        <w:left w:val="none" w:sz="0" w:space="0" w:color="auto"/>
        <w:bottom w:val="none" w:sz="0" w:space="0" w:color="auto"/>
        <w:right w:val="none" w:sz="0" w:space="0" w:color="auto"/>
      </w:divBdr>
    </w:div>
    <w:div w:id="1909025912">
      <w:bodyDiv w:val="1"/>
      <w:marLeft w:val="0"/>
      <w:marRight w:val="0"/>
      <w:marTop w:val="0"/>
      <w:marBottom w:val="0"/>
      <w:divBdr>
        <w:top w:val="none" w:sz="0" w:space="0" w:color="auto"/>
        <w:left w:val="none" w:sz="0" w:space="0" w:color="auto"/>
        <w:bottom w:val="none" w:sz="0" w:space="0" w:color="auto"/>
        <w:right w:val="none" w:sz="0" w:space="0" w:color="auto"/>
      </w:divBdr>
    </w:div>
    <w:div w:id="2031567781">
      <w:bodyDiv w:val="1"/>
      <w:marLeft w:val="0"/>
      <w:marRight w:val="0"/>
      <w:marTop w:val="0"/>
      <w:marBottom w:val="0"/>
      <w:divBdr>
        <w:top w:val="none" w:sz="0" w:space="0" w:color="auto"/>
        <w:left w:val="none" w:sz="0" w:space="0" w:color="auto"/>
        <w:bottom w:val="none" w:sz="0" w:space="0" w:color="auto"/>
        <w:right w:val="none" w:sz="0" w:space="0" w:color="auto"/>
      </w:divBdr>
      <w:divsChild>
        <w:div w:id="604844656">
          <w:marLeft w:val="0"/>
          <w:marRight w:val="0"/>
          <w:marTop w:val="0"/>
          <w:marBottom w:val="0"/>
          <w:divBdr>
            <w:top w:val="none" w:sz="0" w:space="0" w:color="auto"/>
            <w:left w:val="none" w:sz="0" w:space="0" w:color="auto"/>
            <w:bottom w:val="none" w:sz="0" w:space="0" w:color="auto"/>
            <w:right w:val="none" w:sz="0" w:space="0" w:color="auto"/>
          </w:divBdr>
        </w:div>
        <w:div w:id="35188296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bstract/document/1090194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4A243-A133-423D-9BC7-FDF674FEF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13</Pages>
  <Words>4750</Words>
  <Characters>27081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Ahmed</dc:creator>
  <cp:lastModifiedBy>Ryan Ahmed</cp:lastModifiedBy>
  <cp:revision>165</cp:revision>
  <dcterms:created xsi:type="dcterms:W3CDTF">2025-06-07T20:28:00Z</dcterms:created>
  <dcterms:modified xsi:type="dcterms:W3CDTF">2026-04-27T01:23:00Z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07286de1596c952026e2be0f452cc0fc60ec9b8ab61836df3ee534c65e59c325</vt:lpwstr>
  </property>
</Properties>
</file>